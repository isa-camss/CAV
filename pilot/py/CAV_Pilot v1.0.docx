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EB2263" w14:textId="77777777" w:rsidR="00377D47" w:rsidRPr="00DD3A53" w:rsidRDefault="00377D47" w:rsidP="00377D47">
      <w:pPr>
        <w:pStyle w:val="Ttulo"/>
        <w:spacing w:before="2760" w:after="120"/>
        <w:rPr>
          <w:rFonts w:asciiTheme="minorHAnsi" w:hAnsiTheme="minorHAnsi"/>
          <w:sz w:val="44"/>
        </w:rPr>
      </w:pPr>
      <w:r w:rsidRPr="00DD3A53">
        <w:rPr>
          <w:rFonts w:asciiTheme="minorHAnsi" w:hAnsiTheme="minorHAnsi"/>
          <w:sz w:val="44"/>
        </w:rPr>
        <w:t xml:space="preserve">Core </w:t>
      </w:r>
      <w:r>
        <w:rPr>
          <w:rFonts w:asciiTheme="minorHAnsi" w:hAnsiTheme="minorHAnsi"/>
          <w:sz w:val="44"/>
        </w:rPr>
        <w:t xml:space="preserve">Assessment </w:t>
      </w:r>
      <w:bookmarkStart w:id="0" w:name="eltqSubject"/>
      <w:r>
        <w:rPr>
          <w:rFonts w:asciiTheme="minorHAnsi" w:hAnsiTheme="minorHAnsi"/>
          <w:sz w:val="44"/>
        </w:rPr>
        <w:t xml:space="preserve">Vocabulary – </w:t>
      </w:r>
      <w:proofErr w:type="spellStart"/>
      <w:r>
        <w:rPr>
          <w:rFonts w:asciiTheme="minorHAnsi" w:hAnsiTheme="minorHAnsi"/>
          <w:sz w:val="44"/>
        </w:rPr>
        <w:t>Anticorruzione</w:t>
      </w:r>
      <w:proofErr w:type="spellEnd"/>
      <w:r>
        <w:rPr>
          <w:rFonts w:asciiTheme="minorHAnsi" w:hAnsiTheme="minorHAnsi"/>
          <w:sz w:val="44"/>
        </w:rPr>
        <w:t xml:space="preserve"> Application Profile</w:t>
      </w:r>
    </w:p>
    <w:bookmarkEnd w:id="0"/>
    <w:p w14:paraId="01EB2264" w14:textId="77777777" w:rsidR="00377D47" w:rsidRDefault="00377D47" w:rsidP="00377D47">
      <w:pPr>
        <w:jc w:val="center"/>
        <w:rPr>
          <w:rFonts w:asciiTheme="minorHAnsi" w:hAnsiTheme="minorHAnsi"/>
        </w:rPr>
      </w:pPr>
      <w:r w:rsidRPr="0034207B">
        <w:rPr>
          <w:rFonts w:asciiTheme="minorHAnsi" w:hAnsiTheme="minorHAnsi"/>
          <w:noProof/>
          <w:lang w:eastAsia="en-GB"/>
        </w:rPr>
        <w:drawing>
          <wp:inline distT="0" distB="0" distL="0" distR="0" wp14:anchorId="01EB22C8" wp14:editId="01EB22C9">
            <wp:extent cx="2025650" cy="19669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42890" cy="1983676"/>
                    </a:xfrm>
                    <a:prstGeom prst="rect">
                      <a:avLst/>
                    </a:prstGeom>
                  </pic:spPr>
                </pic:pic>
              </a:graphicData>
            </a:graphic>
          </wp:inline>
        </w:drawing>
      </w:r>
    </w:p>
    <w:p w14:paraId="01EB2265" w14:textId="77777777" w:rsidR="00377D47" w:rsidRDefault="00377D47" w:rsidP="00377D47">
      <w:pPr>
        <w:pStyle w:val="SubTitle1"/>
      </w:pPr>
      <w:r>
        <w:t>CAV Pilot Documentation</w:t>
      </w:r>
    </w:p>
    <w:p w14:paraId="01EB2266" w14:textId="77777777" w:rsidR="00377D47" w:rsidRDefault="00377D47" w:rsidP="00377D47"/>
    <w:p w14:paraId="01EB2267" w14:textId="77777777" w:rsidR="00377D47" w:rsidRDefault="00377D47" w:rsidP="00377D47"/>
    <w:p w14:paraId="01EB2268" w14:textId="77777777" w:rsidR="00377D47" w:rsidRDefault="00377D47" w:rsidP="00377D47"/>
    <w:p w14:paraId="01EB2269" w14:textId="77777777" w:rsidR="00377D47" w:rsidRDefault="00377D47" w:rsidP="00377D47"/>
    <w:p w14:paraId="01EB226A" w14:textId="77777777" w:rsidR="00377D47" w:rsidRDefault="00377D47" w:rsidP="00377D47"/>
    <w:p w14:paraId="01EB226B" w14:textId="77777777" w:rsidR="00377D47" w:rsidRDefault="00377D47" w:rsidP="00377D47"/>
    <w:p w14:paraId="01EB226C" w14:textId="77777777" w:rsidR="00377D47" w:rsidRDefault="00377D47" w:rsidP="00377D47"/>
    <w:p w14:paraId="01EB226D" w14:textId="77777777" w:rsidR="00377D47" w:rsidRDefault="00377D47" w:rsidP="00377D47"/>
    <w:p w14:paraId="01EB226E" w14:textId="77777777" w:rsidR="00377D47" w:rsidRDefault="00377D47" w:rsidP="00377D47"/>
    <w:p w14:paraId="01EB226F" w14:textId="77777777" w:rsidR="00377D47" w:rsidRDefault="00377D47" w:rsidP="00377D47"/>
    <w:p w14:paraId="01EB2270" w14:textId="77777777" w:rsidR="00377D47" w:rsidRDefault="00377D47" w:rsidP="00377D47"/>
    <w:bookmarkStart w:id="1" w:name="_Toc20840889" w:displacedByCustomXml="next"/>
    <w:sdt>
      <w:sdtPr>
        <w:rPr>
          <w:rFonts w:ascii="Calibri" w:eastAsia="Times New Roman" w:hAnsi="Calibri" w:cs="Times New Roman"/>
          <w:color w:val="auto"/>
          <w:sz w:val="22"/>
          <w:szCs w:val="20"/>
          <w:lang w:val="en-GB"/>
        </w:rPr>
        <w:id w:val="621964251"/>
        <w:docPartObj>
          <w:docPartGallery w:val="Table of Contents"/>
          <w:docPartUnique/>
        </w:docPartObj>
      </w:sdtPr>
      <w:sdtEndPr>
        <w:rPr>
          <w:b/>
          <w:bCs/>
          <w:noProof/>
        </w:rPr>
      </w:sdtEndPr>
      <w:sdtContent>
        <w:p w14:paraId="01EB2271" w14:textId="77777777" w:rsidR="001C0D53" w:rsidRPr="001C0D53" w:rsidRDefault="001C0D53">
          <w:pPr>
            <w:pStyle w:val="TtuloTDC"/>
            <w:rPr>
              <w:rFonts w:asciiTheme="minorHAnsi" w:eastAsia="Times New Roman" w:hAnsiTheme="minorHAnsi" w:cs="Times New Roman"/>
              <w:b/>
              <w:caps/>
              <w:color w:val="auto"/>
              <w:sz w:val="28"/>
              <w:szCs w:val="28"/>
              <w:lang w:val="en-GB"/>
            </w:rPr>
          </w:pPr>
          <w:r w:rsidRPr="001C0D53">
            <w:rPr>
              <w:rFonts w:asciiTheme="minorHAnsi" w:eastAsia="Times New Roman" w:hAnsiTheme="minorHAnsi" w:cs="Times New Roman"/>
              <w:b/>
              <w:caps/>
              <w:color w:val="auto"/>
              <w:sz w:val="28"/>
              <w:szCs w:val="28"/>
              <w:lang w:val="en-GB"/>
            </w:rPr>
            <w:t>Table of Contents</w:t>
          </w:r>
        </w:p>
        <w:p w14:paraId="25CEDB91" w14:textId="11A17EAF" w:rsidR="002C5A14" w:rsidRDefault="001C0D53">
          <w:pPr>
            <w:pStyle w:val="TDC1"/>
            <w:tabs>
              <w:tab w:val="right" w:leader="dot" w:pos="8828"/>
            </w:tabs>
            <w:rPr>
              <w:ins w:id="2" w:author="Enric Staromiejski Torregrosa" w:date="2020-12-15T07:53:00Z"/>
              <w:rFonts w:asciiTheme="minorHAnsi" w:eastAsiaTheme="minorEastAsia" w:hAnsiTheme="minorHAnsi" w:cstheme="minorBidi"/>
              <w:noProof/>
              <w:sz w:val="24"/>
              <w:szCs w:val="24"/>
              <w:lang w:val="es-ES" w:eastAsia="es-ES_tradnl"/>
            </w:rPr>
          </w:pPr>
          <w:r w:rsidRPr="00F13E0A">
            <w:rPr>
              <w:b/>
              <w:bCs/>
              <w:noProof/>
              <w:sz w:val="20"/>
            </w:rPr>
            <w:fldChar w:fldCharType="begin"/>
          </w:r>
          <w:r w:rsidRPr="00F13E0A">
            <w:rPr>
              <w:b/>
              <w:bCs/>
              <w:noProof/>
              <w:sz w:val="20"/>
            </w:rPr>
            <w:instrText xml:space="preserve"> TOC \o "1-3" \h \z \u </w:instrText>
          </w:r>
          <w:r w:rsidRPr="00F13E0A">
            <w:rPr>
              <w:b/>
              <w:bCs/>
              <w:noProof/>
              <w:sz w:val="20"/>
            </w:rPr>
            <w:fldChar w:fldCharType="separate"/>
          </w:r>
          <w:ins w:id="3" w:author="Enric Staromiejski Torregrosa" w:date="2020-12-15T07:53:00Z">
            <w:r w:rsidR="002C5A14" w:rsidRPr="006517BB">
              <w:rPr>
                <w:rStyle w:val="Hipervnculo"/>
                <w:noProof/>
              </w:rPr>
              <w:fldChar w:fldCharType="begin"/>
            </w:r>
            <w:r w:rsidR="002C5A14" w:rsidRPr="006517BB">
              <w:rPr>
                <w:rStyle w:val="Hipervnculo"/>
                <w:noProof/>
              </w:rPr>
              <w:instrText xml:space="preserve"> </w:instrText>
            </w:r>
            <w:r w:rsidR="002C5A14">
              <w:rPr>
                <w:noProof/>
              </w:rPr>
              <w:instrText>HYPERLINK \l "_Toc58911210"</w:instrText>
            </w:r>
            <w:r w:rsidR="002C5A14" w:rsidRPr="006517BB">
              <w:rPr>
                <w:rStyle w:val="Hipervnculo"/>
                <w:noProof/>
              </w:rPr>
              <w:instrText xml:space="preserve"> </w:instrText>
            </w:r>
            <w:r w:rsidR="002C5A14" w:rsidRPr="006517BB">
              <w:rPr>
                <w:rStyle w:val="Hipervnculo"/>
                <w:noProof/>
              </w:rPr>
            </w:r>
            <w:r w:rsidR="002C5A14" w:rsidRPr="006517BB">
              <w:rPr>
                <w:rStyle w:val="Hipervnculo"/>
                <w:noProof/>
              </w:rPr>
              <w:fldChar w:fldCharType="separate"/>
            </w:r>
            <w:r w:rsidR="002C5A14" w:rsidRPr="006517BB">
              <w:rPr>
                <w:rStyle w:val="Hipervnculo"/>
                <w:noProof/>
                <w:lang w:val="en-US"/>
              </w:rPr>
              <w:t>1. Introduction</w:t>
            </w:r>
            <w:r w:rsidR="002C5A14">
              <w:rPr>
                <w:noProof/>
                <w:webHidden/>
              </w:rPr>
              <w:tab/>
            </w:r>
            <w:r w:rsidR="002C5A14">
              <w:rPr>
                <w:noProof/>
                <w:webHidden/>
              </w:rPr>
              <w:fldChar w:fldCharType="begin"/>
            </w:r>
            <w:r w:rsidR="002C5A14">
              <w:rPr>
                <w:noProof/>
                <w:webHidden/>
              </w:rPr>
              <w:instrText xml:space="preserve"> PAGEREF _Toc58911210 \h </w:instrText>
            </w:r>
            <w:r w:rsidR="002C5A14">
              <w:rPr>
                <w:noProof/>
                <w:webHidden/>
              </w:rPr>
            </w:r>
          </w:ins>
          <w:r w:rsidR="002C5A14">
            <w:rPr>
              <w:noProof/>
              <w:webHidden/>
            </w:rPr>
            <w:fldChar w:fldCharType="separate"/>
          </w:r>
          <w:ins w:id="4" w:author="Enric Staromiejski Torregrosa" w:date="2020-12-15T07:53:00Z">
            <w:r w:rsidR="002C5A14">
              <w:rPr>
                <w:noProof/>
                <w:webHidden/>
              </w:rPr>
              <w:t>3</w:t>
            </w:r>
            <w:r w:rsidR="002C5A14">
              <w:rPr>
                <w:noProof/>
                <w:webHidden/>
              </w:rPr>
              <w:fldChar w:fldCharType="end"/>
            </w:r>
            <w:r w:rsidR="002C5A14" w:rsidRPr="006517BB">
              <w:rPr>
                <w:rStyle w:val="Hipervnculo"/>
                <w:noProof/>
              </w:rPr>
              <w:fldChar w:fldCharType="end"/>
            </w:r>
          </w:ins>
        </w:p>
        <w:p w14:paraId="0BCA0074" w14:textId="7FE13961" w:rsidR="002C5A14" w:rsidRDefault="002C5A14">
          <w:pPr>
            <w:pStyle w:val="TDC1"/>
            <w:tabs>
              <w:tab w:val="right" w:leader="dot" w:pos="8828"/>
            </w:tabs>
            <w:rPr>
              <w:ins w:id="5" w:author="Enric Staromiejski Torregrosa" w:date="2020-12-15T07:53:00Z"/>
              <w:rFonts w:asciiTheme="minorHAnsi" w:eastAsiaTheme="minorEastAsia" w:hAnsiTheme="minorHAnsi" w:cstheme="minorBidi"/>
              <w:noProof/>
              <w:sz w:val="24"/>
              <w:szCs w:val="24"/>
              <w:lang w:val="es-ES" w:eastAsia="es-ES_tradnl"/>
            </w:rPr>
          </w:pPr>
          <w:ins w:id="6" w:author="Enric Staromiejski Torregrosa" w:date="2020-12-15T07:53:00Z">
            <w:r w:rsidRPr="006517BB">
              <w:rPr>
                <w:rStyle w:val="Hipervnculo"/>
                <w:noProof/>
              </w:rPr>
              <w:fldChar w:fldCharType="begin"/>
            </w:r>
            <w:r w:rsidRPr="006517BB">
              <w:rPr>
                <w:rStyle w:val="Hipervnculo"/>
                <w:noProof/>
              </w:rPr>
              <w:instrText xml:space="preserve"> </w:instrText>
            </w:r>
            <w:r>
              <w:rPr>
                <w:noProof/>
              </w:rPr>
              <w:instrText>HYPERLINK \l "_Toc58911211"</w:instrText>
            </w:r>
            <w:r w:rsidRPr="006517BB">
              <w:rPr>
                <w:rStyle w:val="Hipervnculo"/>
                <w:noProof/>
              </w:rPr>
              <w:instrText xml:space="preserve"> </w:instrText>
            </w:r>
            <w:r w:rsidRPr="006517BB">
              <w:rPr>
                <w:rStyle w:val="Hipervnculo"/>
                <w:noProof/>
              </w:rPr>
            </w:r>
            <w:r w:rsidRPr="006517BB">
              <w:rPr>
                <w:rStyle w:val="Hipervnculo"/>
                <w:noProof/>
              </w:rPr>
              <w:fldChar w:fldCharType="separate"/>
            </w:r>
            <w:r w:rsidRPr="006517BB">
              <w:rPr>
                <w:rStyle w:val="Hipervnculo"/>
                <w:noProof/>
                <w:lang w:val="en-US"/>
              </w:rPr>
              <w:t>2. Objective and Scope of this document</w:t>
            </w:r>
            <w:r>
              <w:rPr>
                <w:noProof/>
                <w:webHidden/>
              </w:rPr>
              <w:tab/>
            </w:r>
            <w:r>
              <w:rPr>
                <w:noProof/>
                <w:webHidden/>
              </w:rPr>
              <w:fldChar w:fldCharType="begin"/>
            </w:r>
            <w:r>
              <w:rPr>
                <w:noProof/>
                <w:webHidden/>
              </w:rPr>
              <w:instrText xml:space="preserve"> PAGEREF _Toc58911211 \h </w:instrText>
            </w:r>
            <w:r>
              <w:rPr>
                <w:noProof/>
                <w:webHidden/>
              </w:rPr>
            </w:r>
          </w:ins>
          <w:r>
            <w:rPr>
              <w:noProof/>
              <w:webHidden/>
            </w:rPr>
            <w:fldChar w:fldCharType="separate"/>
          </w:r>
          <w:ins w:id="7" w:author="Enric Staromiejski Torregrosa" w:date="2020-12-15T07:53:00Z">
            <w:r>
              <w:rPr>
                <w:noProof/>
                <w:webHidden/>
              </w:rPr>
              <w:t>3</w:t>
            </w:r>
            <w:r>
              <w:rPr>
                <w:noProof/>
                <w:webHidden/>
              </w:rPr>
              <w:fldChar w:fldCharType="end"/>
            </w:r>
            <w:r w:rsidRPr="006517BB">
              <w:rPr>
                <w:rStyle w:val="Hipervnculo"/>
                <w:noProof/>
              </w:rPr>
              <w:fldChar w:fldCharType="end"/>
            </w:r>
          </w:ins>
        </w:p>
        <w:p w14:paraId="5F800D26" w14:textId="5591D497" w:rsidR="002C5A14" w:rsidRDefault="002C5A14">
          <w:pPr>
            <w:pStyle w:val="TDC1"/>
            <w:tabs>
              <w:tab w:val="right" w:leader="dot" w:pos="8828"/>
            </w:tabs>
            <w:rPr>
              <w:ins w:id="8" w:author="Enric Staromiejski Torregrosa" w:date="2020-12-15T07:53:00Z"/>
              <w:rFonts w:asciiTheme="minorHAnsi" w:eastAsiaTheme="minorEastAsia" w:hAnsiTheme="minorHAnsi" w:cstheme="minorBidi"/>
              <w:noProof/>
              <w:sz w:val="24"/>
              <w:szCs w:val="24"/>
              <w:lang w:val="es-ES" w:eastAsia="es-ES_tradnl"/>
            </w:rPr>
          </w:pPr>
          <w:ins w:id="9" w:author="Enric Staromiejski Torregrosa" w:date="2020-12-15T07:53:00Z">
            <w:r w:rsidRPr="006517BB">
              <w:rPr>
                <w:rStyle w:val="Hipervnculo"/>
                <w:noProof/>
              </w:rPr>
              <w:fldChar w:fldCharType="begin"/>
            </w:r>
            <w:r w:rsidRPr="006517BB">
              <w:rPr>
                <w:rStyle w:val="Hipervnculo"/>
                <w:noProof/>
              </w:rPr>
              <w:instrText xml:space="preserve"> </w:instrText>
            </w:r>
            <w:r>
              <w:rPr>
                <w:noProof/>
              </w:rPr>
              <w:instrText>HYPERLINK \l "_Toc58911212"</w:instrText>
            </w:r>
            <w:r w:rsidRPr="006517BB">
              <w:rPr>
                <w:rStyle w:val="Hipervnculo"/>
                <w:noProof/>
              </w:rPr>
              <w:instrText xml:space="preserve"> </w:instrText>
            </w:r>
            <w:r w:rsidRPr="006517BB">
              <w:rPr>
                <w:rStyle w:val="Hipervnculo"/>
                <w:noProof/>
              </w:rPr>
            </w:r>
            <w:r w:rsidRPr="006517BB">
              <w:rPr>
                <w:rStyle w:val="Hipervnculo"/>
                <w:noProof/>
              </w:rPr>
              <w:fldChar w:fldCharType="separate"/>
            </w:r>
            <w:r w:rsidRPr="006517BB">
              <w:rPr>
                <w:rStyle w:val="Hipervnculo"/>
                <w:noProof/>
                <w:lang w:val="en-US"/>
              </w:rPr>
              <w:t>3. Methodological approach</w:t>
            </w:r>
            <w:r>
              <w:rPr>
                <w:noProof/>
                <w:webHidden/>
              </w:rPr>
              <w:tab/>
            </w:r>
            <w:r>
              <w:rPr>
                <w:noProof/>
                <w:webHidden/>
              </w:rPr>
              <w:fldChar w:fldCharType="begin"/>
            </w:r>
            <w:r>
              <w:rPr>
                <w:noProof/>
                <w:webHidden/>
              </w:rPr>
              <w:instrText xml:space="preserve"> PAGEREF _Toc58911212 \h </w:instrText>
            </w:r>
            <w:r>
              <w:rPr>
                <w:noProof/>
                <w:webHidden/>
              </w:rPr>
            </w:r>
          </w:ins>
          <w:r>
            <w:rPr>
              <w:noProof/>
              <w:webHidden/>
            </w:rPr>
            <w:fldChar w:fldCharType="separate"/>
          </w:r>
          <w:ins w:id="10" w:author="Enric Staromiejski Torregrosa" w:date="2020-12-15T07:53:00Z">
            <w:r>
              <w:rPr>
                <w:noProof/>
                <w:webHidden/>
              </w:rPr>
              <w:t>3</w:t>
            </w:r>
            <w:r>
              <w:rPr>
                <w:noProof/>
                <w:webHidden/>
              </w:rPr>
              <w:fldChar w:fldCharType="end"/>
            </w:r>
            <w:r w:rsidRPr="006517BB">
              <w:rPr>
                <w:rStyle w:val="Hipervnculo"/>
                <w:noProof/>
              </w:rPr>
              <w:fldChar w:fldCharType="end"/>
            </w:r>
          </w:ins>
        </w:p>
        <w:p w14:paraId="4E854EAF" w14:textId="3A595CC2" w:rsidR="002C5A14" w:rsidRDefault="002C5A14">
          <w:pPr>
            <w:pStyle w:val="TDC1"/>
            <w:tabs>
              <w:tab w:val="right" w:leader="dot" w:pos="8828"/>
            </w:tabs>
            <w:rPr>
              <w:ins w:id="11" w:author="Enric Staromiejski Torregrosa" w:date="2020-12-15T07:53:00Z"/>
              <w:rFonts w:asciiTheme="minorHAnsi" w:eastAsiaTheme="minorEastAsia" w:hAnsiTheme="minorHAnsi" w:cstheme="minorBidi"/>
              <w:noProof/>
              <w:sz w:val="24"/>
              <w:szCs w:val="24"/>
              <w:lang w:val="es-ES" w:eastAsia="es-ES_tradnl"/>
            </w:rPr>
          </w:pPr>
          <w:ins w:id="12" w:author="Enric Staromiejski Torregrosa" w:date="2020-12-15T07:53:00Z">
            <w:r w:rsidRPr="006517BB">
              <w:rPr>
                <w:rStyle w:val="Hipervnculo"/>
                <w:noProof/>
              </w:rPr>
              <w:fldChar w:fldCharType="begin"/>
            </w:r>
            <w:r w:rsidRPr="006517BB">
              <w:rPr>
                <w:rStyle w:val="Hipervnculo"/>
                <w:noProof/>
              </w:rPr>
              <w:instrText xml:space="preserve"> </w:instrText>
            </w:r>
            <w:r>
              <w:rPr>
                <w:noProof/>
              </w:rPr>
              <w:instrText>HYPERLINK \l "_Toc58911213"</w:instrText>
            </w:r>
            <w:r w:rsidRPr="006517BB">
              <w:rPr>
                <w:rStyle w:val="Hipervnculo"/>
                <w:noProof/>
              </w:rPr>
              <w:instrText xml:space="preserve"> </w:instrText>
            </w:r>
            <w:r w:rsidRPr="006517BB">
              <w:rPr>
                <w:rStyle w:val="Hipervnculo"/>
                <w:noProof/>
              </w:rPr>
            </w:r>
            <w:r w:rsidRPr="006517BB">
              <w:rPr>
                <w:rStyle w:val="Hipervnculo"/>
                <w:noProof/>
              </w:rPr>
              <w:fldChar w:fldCharType="separate"/>
            </w:r>
            <w:r w:rsidRPr="006517BB">
              <w:rPr>
                <w:rStyle w:val="Hipervnculo"/>
                <w:noProof/>
                <w:lang w:val="en-US"/>
              </w:rPr>
              <w:t>4. Use Case</w:t>
            </w:r>
            <w:r>
              <w:rPr>
                <w:noProof/>
                <w:webHidden/>
              </w:rPr>
              <w:tab/>
            </w:r>
            <w:r>
              <w:rPr>
                <w:noProof/>
                <w:webHidden/>
              </w:rPr>
              <w:fldChar w:fldCharType="begin"/>
            </w:r>
            <w:r>
              <w:rPr>
                <w:noProof/>
                <w:webHidden/>
              </w:rPr>
              <w:instrText xml:space="preserve"> PAGEREF _Toc58911213 \h </w:instrText>
            </w:r>
            <w:r>
              <w:rPr>
                <w:noProof/>
                <w:webHidden/>
              </w:rPr>
            </w:r>
          </w:ins>
          <w:r>
            <w:rPr>
              <w:noProof/>
              <w:webHidden/>
            </w:rPr>
            <w:fldChar w:fldCharType="separate"/>
          </w:r>
          <w:ins w:id="13" w:author="Enric Staromiejski Torregrosa" w:date="2020-12-15T07:53:00Z">
            <w:r>
              <w:rPr>
                <w:noProof/>
                <w:webHidden/>
              </w:rPr>
              <w:t>4</w:t>
            </w:r>
            <w:r>
              <w:rPr>
                <w:noProof/>
                <w:webHidden/>
              </w:rPr>
              <w:fldChar w:fldCharType="end"/>
            </w:r>
            <w:r w:rsidRPr="006517BB">
              <w:rPr>
                <w:rStyle w:val="Hipervnculo"/>
                <w:noProof/>
              </w:rPr>
              <w:fldChar w:fldCharType="end"/>
            </w:r>
          </w:ins>
        </w:p>
        <w:p w14:paraId="6B286E48" w14:textId="4AC2D771" w:rsidR="002C5A14" w:rsidRDefault="002C5A14">
          <w:pPr>
            <w:pStyle w:val="TDC2"/>
            <w:tabs>
              <w:tab w:val="right" w:leader="dot" w:pos="8828"/>
            </w:tabs>
            <w:rPr>
              <w:ins w:id="14" w:author="Enric Staromiejski Torregrosa" w:date="2020-12-15T07:53:00Z"/>
              <w:rFonts w:asciiTheme="minorHAnsi" w:eastAsiaTheme="minorEastAsia" w:hAnsiTheme="minorHAnsi" w:cstheme="minorBidi"/>
              <w:noProof/>
              <w:sz w:val="24"/>
              <w:szCs w:val="24"/>
              <w:lang w:val="es-ES" w:eastAsia="es-ES_tradnl"/>
            </w:rPr>
          </w:pPr>
          <w:ins w:id="15" w:author="Enric Staromiejski Torregrosa" w:date="2020-12-15T07:53:00Z">
            <w:r w:rsidRPr="006517BB">
              <w:rPr>
                <w:rStyle w:val="Hipervnculo"/>
                <w:noProof/>
              </w:rPr>
              <w:fldChar w:fldCharType="begin"/>
            </w:r>
            <w:r w:rsidRPr="006517BB">
              <w:rPr>
                <w:rStyle w:val="Hipervnculo"/>
                <w:noProof/>
              </w:rPr>
              <w:instrText xml:space="preserve"> </w:instrText>
            </w:r>
            <w:r>
              <w:rPr>
                <w:noProof/>
              </w:rPr>
              <w:instrText>HYPERLINK \l "_Toc58911214"</w:instrText>
            </w:r>
            <w:r w:rsidRPr="006517BB">
              <w:rPr>
                <w:rStyle w:val="Hipervnculo"/>
                <w:noProof/>
              </w:rPr>
              <w:instrText xml:space="preserve"> </w:instrText>
            </w:r>
            <w:r w:rsidRPr="006517BB">
              <w:rPr>
                <w:rStyle w:val="Hipervnculo"/>
                <w:noProof/>
              </w:rPr>
            </w:r>
            <w:r w:rsidRPr="006517BB">
              <w:rPr>
                <w:rStyle w:val="Hipervnculo"/>
                <w:noProof/>
              </w:rPr>
              <w:fldChar w:fldCharType="separate"/>
            </w:r>
            <w:r w:rsidRPr="006517BB">
              <w:rPr>
                <w:rStyle w:val="Hipervnculo"/>
                <w:noProof/>
                <w:lang w:val="en-US"/>
              </w:rPr>
              <w:t>4.1. Roadmap</w:t>
            </w:r>
            <w:r>
              <w:rPr>
                <w:noProof/>
                <w:webHidden/>
              </w:rPr>
              <w:tab/>
            </w:r>
            <w:r>
              <w:rPr>
                <w:noProof/>
                <w:webHidden/>
              </w:rPr>
              <w:fldChar w:fldCharType="begin"/>
            </w:r>
            <w:r>
              <w:rPr>
                <w:noProof/>
                <w:webHidden/>
              </w:rPr>
              <w:instrText xml:space="preserve"> PAGEREF _Toc58911214 \h </w:instrText>
            </w:r>
            <w:r>
              <w:rPr>
                <w:noProof/>
                <w:webHidden/>
              </w:rPr>
            </w:r>
          </w:ins>
          <w:r>
            <w:rPr>
              <w:noProof/>
              <w:webHidden/>
            </w:rPr>
            <w:fldChar w:fldCharType="separate"/>
          </w:r>
          <w:ins w:id="16" w:author="Enric Staromiejski Torregrosa" w:date="2020-12-15T07:53:00Z">
            <w:r>
              <w:rPr>
                <w:noProof/>
                <w:webHidden/>
              </w:rPr>
              <w:t>4</w:t>
            </w:r>
            <w:r>
              <w:rPr>
                <w:noProof/>
                <w:webHidden/>
              </w:rPr>
              <w:fldChar w:fldCharType="end"/>
            </w:r>
            <w:r w:rsidRPr="006517BB">
              <w:rPr>
                <w:rStyle w:val="Hipervnculo"/>
                <w:noProof/>
              </w:rPr>
              <w:fldChar w:fldCharType="end"/>
            </w:r>
          </w:ins>
        </w:p>
        <w:p w14:paraId="091BB0C7" w14:textId="1B0FAABB" w:rsidR="002C5A14" w:rsidRDefault="002C5A14">
          <w:pPr>
            <w:pStyle w:val="TDC2"/>
            <w:tabs>
              <w:tab w:val="right" w:leader="dot" w:pos="8828"/>
            </w:tabs>
            <w:rPr>
              <w:ins w:id="17" w:author="Enric Staromiejski Torregrosa" w:date="2020-12-15T07:53:00Z"/>
              <w:rFonts w:asciiTheme="minorHAnsi" w:eastAsiaTheme="minorEastAsia" w:hAnsiTheme="minorHAnsi" w:cstheme="minorBidi"/>
              <w:noProof/>
              <w:sz w:val="24"/>
              <w:szCs w:val="24"/>
              <w:lang w:val="es-ES" w:eastAsia="es-ES_tradnl"/>
            </w:rPr>
          </w:pPr>
          <w:ins w:id="18" w:author="Enric Staromiejski Torregrosa" w:date="2020-12-15T07:53:00Z">
            <w:r w:rsidRPr="006517BB">
              <w:rPr>
                <w:rStyle w:val="Hipervnculo"/>
                <w:noProof/>
              </w:rPr>
              <w:fldChar w:fldCharType="begin"/>
            </w:r>
            <w:r w:rsidRPr="006517BB">
              <w:rPr>
                <w:rStyle w:val="Hipervnculo"/>
                <w:noProof/>
              </w:rPr>
              <w:instrText xml:space="preserve"> </w:instrText>
            </w:r>
            <w:r>
              <w:rPr>
                <w:noProof/>
              </w:rPr>
              <w:instrText>HYPERLINK \l "_Toc58911215"</w:instrText>
            </w:r>
            <w:r w:rsidRPr="006517BB">
              <w:rPr>
                <w:rStyle w:val="Hipervnculo"/>
                <w:noProof/>
              </w:rPr>
              <w:instrText xml:space="preserve"> </w:instrText>
            </w:r>
            <w:r w:rsidRPr="006517BB">
              <w:rPr>
                <w:rStyle w:val="Hipervnculo"/>
                <w:noProof/>
              </w:rPr>
            </w:r>
            <w:r w:rsidRPr="006517BB">
              <w:rPr>
                <w:rStyle w:val="Hipervnculo"/>
                <w:noProof/>
              </w:rPr>
              <w:fldChar w:fldCharType="separate"/>
            </w:r>
            <w:r w:rsidRPr="006517BB">
              <w:rPr>
                <w:rStyle w:val="Hipervnculo"/>
                <w:noProof/>
                <w:lang w:val="en-US"/>
              </w:rPr>
              <w:t>4.2. Core Assessment Vocabulary Application Profile</w:t>
            </w:r>
            <w:r>
              <w:rPr>
                <w:noProof/>
                <w:webHidden/>
              </w:rPr>
              <w:tab/>
            </w:r>
            <w:r>
              <w:rPr>
                <w:noProof/>
                <w:webHidden/>
              </w:rPr>
              <w:fldChar w:fldCharType="begin"/>
            </w:r>
            <w:r>
              <w:rPr>
                <w:noProof/>
                <w:webHidden/>
              </w:rPr>
              <w:instrText xml:space="preserve"> PAGEREF _Toc58911215 \h </w:instrText>
            </w:r>
            <w:r>
              <w:rPr>
                <w:noProof/>
                <w:webHidden/>
              </w:rPr>
            </w:r>
          </w:ins>
          <w:r>
            <w:rPr>
              <w:noProof/>
              <w:webHidden/>
            </w:rPr>
            <w:fldChar w:fldCharType="separate"/>
          </w:r>
          <w:ins w:id="19" w:author="Enric Staromiejski Torregrosa" w:date="2020-12-15T07:53:00Z">
            <w:r>
              <w:rPr>
                <w:noProof/>
                <w:webHidden/>
              </w:rPr>
              <w:t>5</w:t>
            </w:r>
            <w:r>
              <w:rPr>
                <w:noProof/>
                <w:webHidden/>
              </w:rPr>
              <w:fldChar w:fldCharType="end"/>
            </w:r>
            <w:r w:rsidRPr="006517BB">
              <w:rPr>
                <w:rStyle w:val="Hipervnculo"/>
                <w:noProof/>
              </w:rPr>
              <w:fldChar w:fldCharType="end"/>
            </w:r>
          </w:ins>
        </w:p>
        <w:p w14:paraId="06597613" w14:textId="27ABE976" w:rsidR="002C5A14" w:rsidRDefault="002C5A14">
          <w:pPr>
            <w:pStyle w:val="TDC3"/>
            <w:tabs>
              <w:tab w:val="right" w:leader="dot" w:pos="8828"/>
            </w:tabs>
            <w:rPr>
              <w:ins w:id="20" w:author="Enric Staromiejski Torregrosa" w:date="2020-12-15T07:53:00Z"/>
              <w:rFonts w:asciiTheme="minorHAnsi" w:eastAsiaTheme="minorEastAsia" w:hAnsiTheme="minorHAnsi" w:cstheme="minorBidi"/>
              <w:noProof/>
              <w:sz w:val="24"/>
              <w:szCs w:val="24"/>
              <w:lang w:val="es-ES" w:eastAsia="es-ES_tradnl"/>
            </w:rPr>
          </w:pPr>
          <w:ins w:id="21" w:author="Enric Staromiejski Torregrosa" w:date="2020-12-15T07:53:00Z">
            <w:r w:rsidRPr="006517BB">
              <w:rPr>
                <w:rStyle w:val="Hipervnculo"/>
                <w:noProof/>
              </w:rPr>
              <w:fldChar w:fldCharType="begin"/>
            </w:r>
            <w:r w:rsidRPr="006517BB">
              <w:rPr>
                <w:rStyle w:val="Hipervnculo"/>
                <w:noProof/>
              </w:rPr>
              <w:instrText xml:space="preserve"> </w:instrText>
            </w:r>
            <w:r>
              <w:rPr>
                <w:noProof/>
              </w:rPr>
              <w:instrText>HYPERLINK \l "_Toc58911216"</w:instrText>
            </w:r>
            <w:r w:rsidRPr="006517BB">
              <w:rPr>
                <w:rStyle w:val="Hipervnculo"/>
                <w:noProof/>
              </w:rPr>
              <w:instrText xml:space="preserve"> </w:instrText>
            </w:r>
            <w:r w:rsidRPr="006517BB">
              <w:rPr>
                <w:rStyle w:val="Hipervnculo"/>
                <w:noProof/>
              </w:rPr>
            </w:r>
            <w:r w:rsidRPr="006517BB">
              <w:rPr>
                <w:rStyle w:val="Hipervnculo"/>
                <w:noProof/>
              </w:rPr>
              <w:fldChar w:fldCharType="separate"/>
            </w:r>
            <w:r w:rsidRPr="006517BB">
              <w:rPr>
                <w:rStyle w:val="Hipervnculo"/>
                <w:noProof/>
                <w:lang w:val="en-US"/>
              </w:rPr>
              <w:t>4.2.1. Data Model for the CAV Pilot</w:t>
            </w:r>
            <w:r>
              <w:rPr>
                <w:noProof/>
                <w:webHidden/>
              </w:rPr>
              <w:tab/>
            </w:r>
            <w:r>
              <w:rPr>
                <w:noProof/>
                <w:webHidden/>
              </w:rPr>
              <w:fldChar w:fldCharType="begin"/>
            </w:r>
            <w:r>
              <w:rPr>
                <w:noProof/>
                <w:webHidden/>
              </w:rPr>
              <w:instrText xml:space="preserve"> PAGEREF _Toc58911216 \h </w:instrText>
            </w:r>
            <w:r>
              <w:rPr>
                <w:noProof/>
                <w:webHidden/>
              </w:rPr>
            </w:r>
          </w:ins>
          <w:r>
            <w:rPr>
              <w:noProof/>
              <w:webHidden/>
            </w:rPr>
            <w:fldChar w:fldCharType="separate"/>
          </w:r>
          <w:ins w:id="22" w:author="Enric Staromiejski Torregrosa" w:date="2020-12-15T07:53:00Z">
            <w:r>
              <w:rPr>
                <w:noProof/>
                <w:webHidden/>
              </w:rPr>
              <w:t>5</w:t>
            </w:r>
            <w:r>
              <w:rPr>
                <w:noProof/>
                <w:webHidden/>
              </w:rPr>
              <w:fldChar w:fldCharType="end"/>
            </w:r>
            <w:r w:rsidRPr="006517BB">
              <w:rPr>
                <w:rStyle w:val="Hipervnculo"/>
                <w:noProof/>
              </w:rPr>
              <w:fldChar w:fldCharType="end"/>
            </w:r>
          </w:ins>
        </w:p>
        <w:p w14:paraId="311357B9" w14:textId="5784BB16" w:rsidR="002C5A14" w:rsidRDefault="002C5A14">
          <w:pPr>
            <w:pStyle w:val="TDC3"/>
            <w:tabs>
              <w:tab w:val="right" w:leader="dot" w:pos="8828"/>
            </w:tabs>
            <w:rPr>
              <w:ins w:id="23" w:author="Enric Staromiejski Torregrosa" w:date="2020-12-15T07:53:00Z"/>
              <w:rFonts w:asciiTheme="minorHAnsi" w:eastAsiaTheme="minorEastAsia" w:hAnsiTheme="minorHAnsi" w:cstheme="minorBidi"/>
              <w:noProof/>
              <w:sz w:val="24"/>
              <w:szCs w:val="24"/>
              <w:lang w:val="es-ES" w:eastAsia="es-ES_tradnl"/>
            </w:rPr>
          </w:pPr>
          <w:ins w:id="24" w:author="Enric Staromiejski Torregrosa" w:date="2020-12-15T07:53:00Z">
            <w:r w:rsidRPr="006517BB">
              <w:rPr>
                <w:rStyle w:val="Hipervnculo"/>
                <w:noProof/>
              </w:rPr>
              <w:fldChar w:fldCharType="begin"/>
            </w:r>
            <w:r w:rsidRPr="006517BB">
              <w:rPr>
                <w:rStyle w:val="Hipervnculo"/>
                <w:noProof/>
              </w:rPr>
              <w:instrText xml:space="preserve"> </w:instrText>
            </w:r>
            <w:r>
              <w:rPr>
                <w:noProof/>
              </w:rPr>
              <w:instrText>HYPERLINK \l "_Toc58911217"</w:instrText>
            </w:r>
            <w:r w:rsidRPr="006517BB">
              <w:rPr>
                <w:rStyle w:val="Hipervnculo"/>
                <w:noProof/>
              </w:rPr>
              <w:instrText xml:space="preserve"> </w:instrText>
            </w:r>
            <w:r w:rsidRPr="006517BB">
              <w:rPr>
                <w:rStyle w:val="Hipervnculo"/>
                <w:noProof/>
              </w:rPr>
            </w:r>
            <w:r w:rsidRPr="006517BB">
              <w:rPr>
                <w:rStyle w:val="Hipervnculo"/>
                <w:noProof/>
              </w:rPr>
              <w:fldChar w:fldCharType="separate"/>
            </w:r>
            <w:r w:rsidRPr="006517BB">
              <w:rPr>
                <w:rStyle w:val="Hipervnculo"/>
                <w:noProof/>
                <w:lang w:val="en-US"/>
              </w:rPr>
              <w:t>4.2.2. T-Box and A-Box of the CAV Pilot</w:t>
            </w:r>
            <w:r>
              <w:rPr>
                <w:noProof/>
                <w:webHidden/>
              </w:rPr>
              <w:tab/>
            </w:r>
            <w:r>
              <w:rPr>
                <w:noProof/>
                <w:webHidden/>
              </w:rPr>
              <w:fldChar w:fldCharType="begin"/>
            </w:r>
            <w:r>
              <w:rPr>
                <w:noProof/>
                <w:webHidden/>
              </w:rPr>
              <w:instrText xml:space="preserve"> PAGEREF _Toc58911217 \h </w:instrText>
            </w:r>
            <w:r>
              <w:rPr>
                <w:noProof/>
                <w:webHidden/>
              </w:rPr>
            </w:r>
          </w:ins>
          <w:r>
            <w:rPr>
              <w:noProof/>
              <w:webHidden/>
            </w:rPr>
            <w:fldChar w:fldCharType="separate"/>
          </w:r>
          <w:ins w:id="25" w:author="Enric Staromiejski Torregrosa" w:date="2020-12-15T07:53:00Z">
            <w:r>
              <w:rPr>
                <w:noProof/>
                <w:webHidden/>
              </w:rPr>
              <w:t>7</w:t>
            </w:r>
            <w:r>
              <w:rPr>
                <w:noProof/>
                <w:webHidden/>
              </w:rPr>
              <w:fldChar w:fldCharType="end"/>
            </w:r>
            <w:r w:rsidRPr="006517BB">
              <w:rPr>
                <w:rStyle w:val="Hipervnculo"/>
                <w:noProof/>
              </w:rPr>
              <w:fldChar w:fldCharType="end"/>
            </w:r>
          </w:ins>
        </w:p>
        <w:p w14:paraId="4E191D1D" w14:textId="67702C4C" w:rsidR="002C5A14" w:rsidRDefault="002C5A14">
          <w:pPr>
            <w:pStyle w:val="TDC3"/>
            <w:tabs>
              <w:tab w:val="right" w:leader="dot" w:pos="8828"/>
            </w:tabs>
            <w:rPr>
              <w:ins w:id="26" w:author="Enric Staromiejski Torregrosa" w:date="2020-12-15T07:53:00Z"/>
              <w:rFonts w:asciiTheme="minorHAnsi" w:eastAsiaTheme="minorEastAsia" w:hAnsiTheme="minorHAnsi" w:cstheme="minorBidi"/>
              <w:noProof/>
              <w:sz w:val="24"/>
              <w:szCs w:val="24"/>
              <w:lang w:val="es-ES" w:eastAsia="es-ES_tradnl"/>
            </w:rPr>
          </w:pPr>
          <w:ins w:id="27" w:author="Enric Staromiejski Torregrosa" w:date="2020-12-15T07:53:00Z">
            <w:r w:rsidRPr="006517BB">
              <w:rPr>
                <w:rStyle w:val="Hipervnculo"/>
                <w:noProof/>
              </w:rPr>
              <w:fldChar w:fldCharType="begin"/>
            </w:r>
            <w:r w:rsidRPr="006517BB">
              <w:rPr>
                <w:rStyle w:val="Hipervnculo"/>
                <w:noProof/>
              </w:rPr>
              <w:instrText xml:space="preserve"> </w:instrText>
            </w:r>
            <w:r>
              <w:rPr>
                <w:noProof/>
              </w:rPr>
              <w:instrText>HYPERLINK \l "_Toc58911218"</w:instrText>
            </w:r>
            <w:r w:rsidRPr="006517BB">
              <w:rPr>
                <w:rStyle w:val="Hipervnculo"/>
                <w:noProof/>
              </w:rPr>
              <w:instrText xml:space="preserve"> </w:instrText>
            </w:r>
            <w:r w:rsidRPr="006517BB">
              <w:rPr>
                <w:rStyle w:val="Hipervnculo"/>
                <w:noProof/>
              </w:rPr>
            </w:r>
            <w:r w:rsidRPr="006517BB">
              <w:rPr>
                <w:rStyle w:val="Hipervnculo"/>
                <w:noProof/>
              </w:rPr>
              <w:fldChar w:fldCharType="separate"/>
            </w:r>
            <w:r w:rsidRPr="006517BB">
              <w:rPr>
                <w:rStyle w:val="Hipervnculo"/>
                <w:noProof/>
                <w:lang w:val="en-US"/>
              </w:rPr>
              <w:t xml:space="preserve"> SPARQL queries</w:t>
            </w:r>
            <w:r>
              <w:rPr>
                <w:noProof/>
                <w:webHidden/>
              </w:rPr>
              <w:tab/>
            </w:r>
            <w:r>
              <w:rPr>
                <w:noProof/>
                <w:webHidden/>
              </w:rPr>
              <w:fldChar w:fldCharType="begin"/>
            </w:r>
            <w:r>
              <w:rPr>
                <w:noProof/>
                <w:webHidden/>
              </w:rPr>
              <w:instrText xml:space="preserve"> PAGEREF _Toc58911218 \h </w:instrText>
            </w:r>
            <w:r>
              <w:rPr>
                <w:noProof/>
                <w:webHidden/>
              </w:rPr>
            </w:r>
          </w:ins>
          <w:r>
            <w:rPr>
              <w:noProof/>
              <w:webHidden/>
            </w:rPr>
            <w:fldChar w:fldCharType="separate"/>
          </w:r>
          <w:ins w:id="28" w:author="Enric Staromiejski Torregrosa" w:date="2020-12-15T07:53:00Z">
            <w:r>
              <w:rPr>
                <w:noProof/>
                <w:webHidden/>
              </w:rPr>
              <w:t>7</w:t>
            </w:r>
            <w:r>
              <w:rPr>
                <w:noProof/>
                <w:webHidden/>
              </w:rPr>
              <w:fldChar w:fldCharType="end"/>
            </w:r>
            <w:r w:rsidRPr="006517BB">
              <w:rPr>
                <w:rStyle w:val="Hipervnculo"/>
                <w:noProof/>
              </w:rPr>
              <w:fldChar w:fldCharType="end"/>
            </w:r>
          </w:ins>
        </w:p>
        <w:p w14:paraId="347EB143" w14:textId="77DA6F1C" w:rsidR="002C5A14" w:rsidRDefault="002C5A14">
          <w:pPr>
            <w:pStyle w:val="TDC3"/>
            <w:tabs>
              <w:tab w:val="right" w:leader="dot" w:pos="8828"/>
            </w:tabs>
            <w:rPr>
              <w:ins w:id="29" w:author="Enric Staromiejski Torregrosa" w:date="2020-12-15T07:53:00Z"/>
              <w:rFonts w:asciiTheme="minorHAnsi" w:eastAsiaTheme="minorEastAsia" w:hAnsiTheme="minorHAnsi" w:cstheme="minorBidi"/>
              <w:noProof/>
              <w:sz w:val="24"/>
              <w:szCs w:val="24"/>
              <w:lang w:val="es-ES" w:eastAsia="es-ES_tradnl"/>
            </w:rPr>
          </w:pPr>
          <w:ins w:id="30" w:author="Enric Staromiejski Torregrosa" w:date="2020-12-15T07:53:00Z">
            <w:r w:rsidRPr="006517BB">
              <w:rPr>
                <w:rStyle w:val="Hipervnculo"/>
                <w:noProof/>
              </w:rPr>
              <w:fldChar w:fldCharType="begin"/>
            </w:r>
            <w:r w:rsidRPr="006517BB">
              <w:rPr>
                <w:rStyle w:val="Hipervnculo"/>
                <w:noProof/>
              </w:rPr>
              <w:instrText xml:space="preserve"> </w:instrText>
            </w:r>
            <w:r>
              <w:rPr>
                <w:noProof/>
              </w:rPr>
              <w:instrText>HYPERLINK \l "_Toc58911219"</w:instrText>
            </w:r>
            <w:r w:rsidRPr="006517BB">
              <w:rPr>
                <w:rStyle w:val="Hipervnculo"/>
                <w:noProof/>
              </w:rPr>
              <w:instrText xml:space="preserve"> </w:instrText>
            </w:r>
            <w:r w:rsidRPr="006517BB">
              <w:rPr>
                <w:rStyle w:val="Hipervnculo"/>
                <w:noProof/>
              </w:rPr>
            </w:r>
            <w:r w:rsidRPr="006517BB">
              <w:rPr>
                <w:rStyle w:val="Hipervnculo"/>
                <w:noProof/>
              </w:rPr>
              <w:fldChar w:fldCharType="separate"/>
            </w:r>
            <w:r w:rsidRPr="006517BB">
              <w:rPr>
                <w:rStyle w:val="Hipervnculo"/>
                <w:noProof/>
                <w:lang w:val="en-US"/>
              </w:rPr>
              <w:t>4.2.3.</w:t>
            </w:r>
            <w:r>
              <w:rPr>
                <w:noProof/>
                <w:webHidden/>
              </w:rPr>
              <w:tab/>
            </w:r>
            <w:r>
              <w:rPr>
                <w:noProof/>
                <w:webHidden/>
              </w:rPr>
              <w:fldChar w:fldCharType="begin"/>
            </w:r>
            <w:r>
              <w:rPr>
                <w:noProof/>
                <w:webHidden/>
              </w:rPr>
              <w:instrText xml:space="preserve"> PAGEREF _Toc58911219 \h </w:instrText>
            </w:r>
            <w:r>
              <w:rPr>
                <w:noProof/>
                <w:webHidden/>
              </w:rPr>
            </w:r>
          </w:ins>
          <w:r>
            <w:rPr>
              <w:noProof/>
              <w:webHidden/>
            </w:rPr>
            <w:fldChar w:fldCharType="separate"/>
          </w:r>
          <w:ins w:id="31" w:author="Enric Staromiejski Torregrosa" w:date="2020-12-15T07:53:00Z">
            <w:r>
              <w:rPr>
                <w:noProof/>
                <w:webHidden/>
              </w:rPr>
              <w:t>7</w:t>
            </w:r>
            <w:r>
              <w:rPr>
                <w:noProof/>
                <w:webHidden/>
              </w:rPr>
              <w:fldChar w:fldCharType="end"/>
            </w:r>
            <w:r w:rsidRPr="006517BB">
              <w:rPr>
                <w:rStyle w:val="Hipervnculo"/>
                <w:noProof/>
              </w:rPr>
              <w:fldChar w:fldCharType="end"/>
            </w:r>
          </w:ins>
        </w:p>
        <w:p w14:paraId="7B631501" w14:textId="4ED32508" w:rsidR="002C5A14" w:rsidRDefault="002C5A14">
          <w:pPr>
            <w:pStyle w:val="TDC3"/>
            <w:tabs>
              <w:tab w:val="right" w:leader="dot" w:pos="8828"/>
            </w:tabs>
            <w:rPr>
              <w:ins w:id="32" w:author="Enric Staromiejski Torregrosa" w:date="2020-12-15T07:53:00Z"/>
              <w:rFonts w:asciiTheme="minorHAnsi" w:eastAsiaTheme="minorEastAsia" w:hAnsiTheme="minorHAnsi" w:cstheme="minorBidi"/>
              <w:noProof/>
              <w:sz w:val="24"/>
              <w:szCs w:val="24"/>
              <w:lang w:val="es-ES" w:eastAsia="es-ES_tradnl"/>
            </w:rPr>
          </w:pPr>
          <w:ins w:id="33" w:author="Enric Staromiejski Torregrosa" w:date="2020-12-15T07:53:00Z">
            <w:r w:rsidRPr="006517BB">
              <w:rPr>
                <w:rStyle w:val="Hipervnculo"/>
                <w:noProof/>
              </w:rPr>
              <w:fldChar w:fldCharType="begin"/>
            </w:r>
            <w:r w:rsidRPr="006517BB">
              <w:rPr>
                <w:rStyle w:val="Hipervnculo"/>
                <w:noProof/>
              </w:rPr>
              <w:instrText xml:space="preserve"> </w:instrText>
            </w:r>
            <w:r>
              <w:rPr>
                <w:noProof/>
              </w:rPr>
              <w:instrText>HYPERLINK \l "_Toc58911220"</w:instrText>
            </w:r>
            <w:r w:rsidRPr="006517BB">
              <w:rPr>
                <w:rStyle w:val="Hipervnculo"/>
                <w:noProof/>
              </w:rPr>
              <w:instrText xml:space="preserve"> </w:instrText>
            </w:r>
            <w:r w:rsidRPr="006517BB">
              <w:rPr>
                <w:rStyle w:val="Hipervnculo"/>
                <w:noProof/>
              </w:rPr>
            </w:r>
            <w:r w:rsidRPr="006517BB">
              <w:rPr>
                <w:rStyle w:val="Hipervnculo"/>
                <w:noProof/>
              </w:rPr>
              <w:fldChar w:fldCharType="separate"/>
            </w:r>
            <w:r w:rsidRPr="006517BB">
              <w:rPr>
                <w:rStyle w:val="Hipervnculo"/>
                <w:noProof/>
                <w:lang w:val="en-US"/>
              </w:rPr>
              <w:t>4.2.4. MEAT selection and data visualization</w:t>
            </w:r>
            <w:r>
              <w:rPr>
                <w:noProof/>
                <w:webHidden/>
              </w:rPr>
              <w:tab/>
            </w:r>
            <w:r>
              <w:rPr>
                <w:noProof/>
                <w:webHidden/>
              </w:rPr>
              <w:fldChar w:fldCharType="begin"/>
            </w:r>
            <w:r>
              <w:rPr>
                <w:noProof/>
                <w:webHidden/>
              </w:rPr>
              <w:instrText xml:space="preserve"> PAGEREF _Toc58911220 \h </w:instrText>
            </w:r>
            <w:r>
              <w:rPr>
                <w:noProof/>
                <w:webHidden/>
              </w:rPr>
            </w:r>
          </w:ins>
          <w:r>
            <w:rPr>
              <w:noProof/>
              <w:webHidden/>
            </w:rPr>
            <w:fldChar w:fldCharType="separate"/>
          </w:r>
          <w:ins w:id="34" w:author="Enric Staromiejski Torregrosa" w:date="2020-12-15T07:53:00Z">
            <w:r>
              <w:rPr>
                <w:noProof/>
                <w:webHidden/>
              </w:rPr>
              <w:t>8</w:t>
            </w:r>
            <w:r>
              <w:rPr>
                <w:noProof/>
                <w:webHidden/>
              </w:rPr>
              <w:fldChar w:fldCharType="end"/>
            </w:r>
            <w:r w:rsidRPr="006517BB">
              <w:rPr>
                <w:rStyle w:val="Hipervnculo"/>
                <w:noProof/>
              </w:rPr>
              <w:fldChar w:fldCharType="end"/>
            </w:r>
          </w:ins>
        </w:p>
        <w:p w14:paraId="2329B403" w14:textId="25199390" w:rsidR="002C5A14" w:rsidRDefault="002C5A14">
          <w:pPr>
            <w:pStyle w:val="TDC1"/>
            <w:tabs>
              <w:tab w:val="right" w:leader="dot" w:pos="8828"/>
            </w:tabs>
            <w:rPr>
              <w:ins w:id="35" w:author="Enric Staromiejski Torregrosa" w:date="2020-12-15T07:53:00Z"/>
              <w:rFonts w:asciiTheme="minorHAnsi" w:eastAsiaTheme="minorEastAsia" w:hAnsiTheme="minorHAnsi" w:cstheme="minorBidi"/>
              <w:noProof/>
              <w:sz w:val="24"/>
              <w:szCs w:val="24"/>
              <w:lang w:val="es-ES" w:eastAsia="es-ES_tradnl"/>
            </w:rPr>
          </w:pPr>
          <w:ins w:id="36" w:author="Enric Staromiejski Torregrosa" w:date="2020-12-15T07:53:00Z">
            <w:r w:rsidRPr="006517BB">
              <w:rPr>
                <w:rStyle w:val="Hipervnculo"/>
                <w:noProof/>
              </w:rPr>
              <w:fldChar w:fldCharType="begin"/>
            </w:r>
            <w:r w:rsidRPr="006517BB">
              <w:rPr>
                <w:rStyle w:val="Hipervnculo"/>
                <w:noProof/>
              </w:rPr>
              <w:instrText xml:space="preserve"> </w:instrText>
            </w:r>
            <w:r>
              <w:rPr>
                <w:noProof/>
              </w:rPr>
              <w:instrText>HYPERLINK \l "_Toc58911221"</w:instrText>
            </w:r>
            <w:r w:rsidRPr="006517BB">
              <w:rPr>
                <w:rStyle w:val="Hipervnculo"/>
                <w:noProof/>
              </w:rPr>
              <w:instrText xml:space="preserve"> </w:instrText>
            </w:r>
            <w:r w:rsidRPr="006517BB">
              <w:rPr>
                <w:rStyle w:val="Hipervnculo"/>
                <w:noProof/>
              </w:rPr>
            </w:r>
            <w:r w:rsidRPr="006517BB">
              <w:rPr>
                <w:rStyle w:val="Hipervnculo"/>
                <w:noProof/>
              </w:rPr>
              <w:fldChar w:fldCharType="separate"/>
            </w:r>
            <w:r w:rsidRPr="006517BB">
              <w:rPr>
                <w:rStyle w:val="Hipervnculo"/>
                <w:noProof/>
                <w:lang w:val="en-US"/>
              </w:rPr>
              <w:t>5. Conclusions</w:t>
            </w:r>
            <w:r>
              <w:rPr>
                <w:noProof/>
                <w:webHidden/>
              </w:rPr>
              <w:tab/>
            </w:r>
            <w:r>
              <w:rPr>
                <w:noProof/>
                <w:webHidden/>
              </w:rPr>
              <w:fldChar w:fldCharType="begin"/>
            </w:r>
            <w:r>
              <w:rPr>
                <w:noProof/>
                <w:webHidden/>
              </w:rPr>
              <w:instrText xml:space="preserve"> PAGEREF _Toc58911221 \h </w:instrText>
            </w:r>
            <w:r>
              <w:rPr>
                <w:noProof/>
                <w:webHidden/>
              </w:rPr>
            </w:r>
          </w:ins>
          <w:r>
            <w:rPr>
              <w:noProof/>
              <w:webHidden/>
            </w:rPr>
            <w:fldChar w:fldCharType="separate"/>
          </w:r>
          <w:ins w:id="37" w:author="Enric Staromiejski Torregrosa" w:date="2020-12-15T07:53:00Z">
            <w:r>
              <w:rPr>
                <w:noProof/>
                <w:webHidden/>
              </w:rPr>
              <w:t>9</w:t>
            </w:r>
            <w:r>
              <w:rPr>
                <w:noProof/>
                <w:webHidden/>
              </w:rPr>
              <w:fldChar w:fldCharType="end"/>
            </w:r>
            <w:r w:rsidRPr="006517BB">
              <w:rPr>
                <w:rStyle w:val="Hipervnculo"/>
                <w:noProof/>
              </w:rPr>
              <w:fldChar w:fldCharType="end"/>
            </w:r>
          </w:ins>
        </w:p>
        <w:p w14:paraId="11EB9941" w14:textId="62F82CAC" w:rsidR="002C5A14" w:rsidRDefault="002C5A14">
          <w:pPr>
            <w:pStyle w:val="TDC1"/>
            <w:tabs>
              <w:tab w:val="right" w:leader="dot" w:pos="8828"/>
            </w:tabs>
            <w:rPr>
              <w:ins w:id="38" w:author="Enric Staromiejski Torregrosa" w:date="2020-12-15T07:53:00Z"/>
              <w:rFonts w:asciiTheme="minorHAnsi" w:eastAsiaTheme="minorEastAsia" w:hAnsiTheme="minorHAnsi" w:cstheme="minorBidi"/>
              <w:noProof/>
              <w:sz w:val="24"/>
              <w:szCs w:val="24"/>
              <w:lang w:val="es-ES" w:eastAsia="es-ES_tradnl"/>
            </w:rPr>
          </w:pPr>
          <w:ins w:id="39" w:author="Enric Staromiejski Torregrosa" w:date="2020-12-15T07:53:00Z">
            <w:r w:rsidRPr="006517BB">
              <w:rPr>
                <w:rStyle w:val="Hipervnculo"/>
                <w:noProof/>
              </w:rPr>
              <w:fldChar w:fldCharType="begin"/>
            </w:r>
            <w:r w:rsidRPr="006517BB">
              <w:rPr>
                <w:rStyle w:val="Hipervnculo"/>
                <w:noProof/>
              </w:rPr>
              <w:instrText xml:space="preserve"> </w:instrText>
            </w:r>
            <w:r>
              <w:rPr>
                <w:noProof/>
              </w:rPr>
              <w:instrText>HYPERLINK \l "_Toc58911222"</w:instrText>
            </w:r>
            <w:r w:rsidRPr="006517BB">
              <w:rPr>
                <w:rStyle w:val="Hipervnculo"/>
                <w:noProof/>
              </w:rPr>
              <w:instrText xml:space="preserve"> </w:instrText>
            </w:r>
            <w:r w:rsidRPr="006517BB">
              <w:rPr>
                <w:rStyle w:val="Hipervnculo"/>
                <w:noProof/>
              </w:rPr>
            </w:r>
            <w:r w:rsidRPr="006517BB">
              <w:rPr>
                <w:rStyle w:val="Hipervnculo"/>
                <w:noProof/>
              </w:rPr>
              <w:fldChar w:fldCharType="separate"/>
            </w:r>
            <w:r w:rsidRPr="006517BB">
              <w:rPr>
                <w:rStyle w:val="Hipervnculo"/>
                <w:noProof/>
                <w:lang w:val="en-US"/>
              </w:rPr>
              <w:t>Annex I – Documentation Provided by Italy</w:t>
            </w:r>
            <w:r>
              <w:rPr>
                <w:noProof/>
                <w:webHidden/>
              </w:rPr>
              <w:tab/>
            </w:r>
            <w:r>
              <w:rPr>
                <w:noProof/>
                <w:webHidden/>
              </w:rPr>
              <w:fldChar w:fldCharType="begin"/>
            </w:r>
            <w:r>
              <w:rPr>
                <w:noProof/>
                <w:webHidden/>
              </w:rPr>
              <w:instrText xml:space="preserve"> PAGEREF _Toc58911222 \h </w:instrText>
            </w:r>
            <w:r>
              <w:rPr>
                <w:noProof/>
                <w:webHidden/>
              </w:rPr>
            </w:r>
          </w:ins>
          <w:r>
            <w:rPr>
              <w:noProof/>
              <w:webHidden/>
            </w:rPr>
            <w:fldChar w:fldCharType="separate"/>
          </w:r>
          <w:ins w:id="40" w:author="Enric Staromiejski Torregrosa" w:date="2020-12-15T07:53:00Z">
            <w:r>
              <w:rPr>
                <w:noProof/>
                <w:webHidden/>
              </w:rPr>
              <w:t>9</w:t>
            </w:r>
            <w:r>
              <w:rPr>
                <w:noProof/>
                <w:webHidden/>
              </w:rPr>
              <w:fldChar w:fldCharType="end"/>
            </w:r>
            <w:r w:rsidRPr="006517BB">
              <w:rPr>
                <w:rStyle w:val="Hipervnculo"/>
                <w:noProof/>
              </w:rPr>
              <w:fldChar w:fldCharType="end"/>
            </w:r>
          </w:ins>
        </w:p>
        <w:p w14:paraId="01EB2272" w14:textId="7A1D356F" w:rsidR="00F13E0A" w:rsidRPr="00F13E0A" w:rsidDel="00086BE8" w:rsidRDefault="002C5A14">
          <w:pPr>
            <w:pStyle w:val="TDC1"/>
            <w:tabs>
              <w:tab w:val="right" w:leader="dot" w:pos="8828"/>
            </w:tabs>
            <w:rPr>
              <w:del w:id="41" w:author="Enric Staromiejski Torregrosa" w:date="2020-12-15T07:43:00Z"/>
              <w:rFonts w:asciiTheme="minorHAnsi" w:eastAsiaTheme="minorEastAsia" w:hAnsiTheme="minorHAnsi" w:cstheme="minorHAnsi"/>
              <w:noProof/>
              <w:sz w:val="20"/>
              <w:lang w:val="en-US"/>
            </w:rPr>
          </w:pPr>
          <w:del w:id="42" w:author="Enric Staromiejski Torregrosa" w:date="2020-12-15T07:43:00Z">
            <w:r w:rsidDel="00086BE8">
              <w:rPr>
                <w:noProof/>
              </w:rPr>
              <w:fldChar w:fldCharType="begin"/>
            </w:r>
            <w:r w:rsidDel="00086BE8">
              <w:rPr>
                <w:noProof/>
              </w:rPr>
              <w:delInstrText xml:space="preserve"> HYPERLINK \l "_Toc58490233" </w:delInstrText>
            </w:r>
            <w:r w:rsidDel="00086BE8">
              <w:rPr>
                <w:noProof/>
              </w:rPr>
              <w:fldChar w:fldCharType="separate"/>
            </w:r>
          </w:del>
          <w:ins w:id="43" w:author="Enric Staromiejski Torregrosa" w:date="2020-12-15T07:53:00Z">
            <w:r>
              <w:rPr>
                <w:b/>
                <w:bCs/>
                <w:noProof/>
                <w:lang w:val="es-ES"/>
              </w:rPr>
              <w:t>¡Error! Referencia de hipervínculo no válida.</w:t>
            </w:r>
          </w:ins>
          <w:del w:id="44" w:author="Enric Staromiejski Torregrosa" w:date="2020-12-15T07:43:00Z">
            <w:r w:rsidR="00F13E0A" w:rsidRPr="00F13E0A" w:rsidDel="00086BE8">
              <w:rPr>
                <w:rStyle w:val="Hipervnculo"/>
                <w:rFonts w:asciiTheme="minorHAnsi" w:hAnsiTheme="minorHAnsi" w:cstheme="minorHAnsi"/>
                <w:noProof/>
                <w:sz w:val="20"/>
                <w:lang w:val="en-US"/>
              </w:rPr>
              <w:delText>1. Introduction</w:delText>
            </w:r>
            <w:r w:rsidR="00F13E0A" w:rsidRPr="00F13E0A" w:rsidDel="00086BE8">
              <w:rPr>
                <w:rFonts w:asciiTheme="minorHAnsi" w:hAnsiTheme="minorHAnsi" w:cstheme="minorHAnsi"/>
                <w:noProof/>
                <w:webHidden/>
                <w:sz w:val="20"/>
              </w:rPr>
              <w:tab/>
            </w:r>
            <w:r w:rsidR="00F13E0A" w:rsidRPr="00F13E0A" w:rsidDel="00086BE8">
              <w:rPr>
                <w:rFonts w:asciiTheme="minorHAnsi" w:hAnsiTheme="minorHAnsi" w:cstheme="minorHAnsi"/>
                <w:noProof/>
                <w:webHidden/>
                <w:sz w:val="20"/>
              </w:rPr>
              <w:fldChar w:fldCharType="begin"/>
            </w:r>
            <w:r w:rsidR="00F13E0A" w:rsidRPr="00F13E0A" w:rsidDel="00086BE8">
              <w:rPr>
                <w:rFonts w:asciiTheme="minorHAnsi" w:hAnsiTheme="minorHAnsi" w:cstheme="minorHAnsi"/>
                <w:noProof/>
                <w:webHidden/>
                <w:sz w:val="20"/>
              </w:rPr>
              <w:delInstrText xml:space="preserve"> PAGEREF _Toc58490233 \h </w:delInstrText>
            </w:r>
            <w:r w:rsidR="00F13E0A" w:rsidRPr="00F13E0A" w:rsidDel="00086BE8">
              <w:rPr>
                <w:rFonts w:asciiTheme="minorHAnsi" w:hAnsiTheme="minorHAnsi" w:cstheme="minorHAnsi"/>
                <w:noProof/>
                <w:webHidden/>
                <w:sz w:val="20"/>
              </w:rPr>
            </w:r>
            <w:r w:rsidR="00F13E0A" w:rsidRPr="00F13E0A" w:rsidDel="00086BE8">
              <w:rPr>
                <w:rFonts w:asciiTheme="minorHAnsi" w:hAnsiTheme="minorHAnsi" w:cstheme="minorHAnsi"/>
                <w:noProof/>
                <w:webHidden/>
                <w:sz w:val="20"/>
              </w:rPr>
              <w:fldChar w:fldCharType="separate"/>
            </w:r>
            <w:r w:rsidR="00F13E0A" w:rsidRPr="00F13E0A" w:rsidDel="00086BE8">
              <w:rPr>
                <w:rFonts w:asciiTheme="minorHAnsi" w:hAnsiTheme="minorHAnsi" w:cstheme="minorHAnsi"/>
                <w:noProof/>
                <w:webHidden/>
                <w:sz w:val="20"/>
              </w:rPr>
              <w:delText>3</w:delText>
            </w:r>
            <w:r w:rsidR="00F13E0A" w:rsidRPr="00F13E0A" w:rsidDel="00086BE8">
              <w:rPr>
                <w:rFonts w:asciiTheme="minorHAnsi" w:hAnsiTheme="minorHAnsi" w:cstheme="minorHAnsi"/>
                <w:noProof/>
                <w:webHidden/>
                <w:sz w:val="20"/>
              </w:rPr>
              <w:fldChar w:fldCharType="end"/>
            </w:r>
            <w:r w:rsidDel="00086BE8">
              <w:rPr>
                <w:rFonts w:asciiTheme="minorHAnsi" w:hAnsiTheme="minorHAnsi" w:cstheme="minorHAnsi"/>
                <w:noProof/>
                <w:sz w:val="20"/>
              </w:rPr>
              <w:fldChar w:fldCharType="end"/>
            </w:r>
          </w:del>
        </w:p>
        <w:p w14:paraId="01EB2273" w14:textId="57E0B9B4" w:rsidR="00F13E0A" w:rsidRPr="00F13E0A" w:rsidDel="00086BE8" w:rsidRDefault="002C5A14">
          <w:pPr>
            <w:pStyle w:val="TDC1"/>
            <w:tabs>
              <w:tab w:val="right" w:leader="dot" w:pos="8828"/>
            </w:tabs>
            <w:rPr>
              <w:del w:id="45" w:author="Enric Staromiejski Torregrosa" w:date="2020-12-15T07:43:00Z"/>
              <w:rFonts w:asciiTheme="minorHAnsi" w:eastAsiaTheme="minorEastAsia" w:hAnsiTheme="minorHAnsi" w:cstheme="minorHAnsi"/>
              <w:noProof/>
              <w:sz w:val="20"/>
              <w:lang w:val="en-US"/>
            </w:rPr>
          </w:pPr>
          <w:del w:id="46" w:author="Enric Staromiejski Torregrosa" w:date="2020-12-15T07:43:00Z">
            <w:r w:rsidDel="00086BE8">
              <w:rPr>
                <w:noProof/>
              </w:rPr>
              <w:fldChar w:fldCharType="begin"/>
            </w:r>
            <w:r w:rsidDel="00086BE8">
              <w:rPr>
                <w:noProof/>
              </w:rPr>
              <w:delInstrText xml:space="preserve"> HYPERLINK \l "_Toc58490234" </w:delInstrText>
            </w:r>
            <w:r w:rsidDel="00086BE8">
              <w:rPr>
                <w:noProof/>
              </w:rPr>
              <w:fldChar w:fldCharType="separate"/>
            </w:r>
          </w:del>
          <w:ins w:id="47" w:author="Enric Staromiejski Torregrosa" w:date="2020-12-15T07:53:00Z">
            <w:r>
              <w:rPr>
                <w:b/>
                <w:bCs/>
                <w:noProof/>
                <w:lang w:val="es-ES"/>
              </w:rPr>
              <w:t>¡Error! Referencia de hipervínculo no válida.</w:t>
            </w:r>
          </w:ins>
          <w:del w:id="48" w:author="Enric Staromiejski Torregrosa" w:date="2020-12-15T07:43:00Z">
            <w:r w:rsidR="00F13E0A" w:rsidRPr="00F13E0A" w:rsidDel="00086BE8">
              <w:rPr>
                <w:rStyle w:val="Hipervnculo"/>
                <w:rFonts w:asciiTheme="minorHAnsi" w:hAnsiTheme="minorHAnsi" w:cstheme="minorHAnsi"/>
                <w:noProof/>
                <w:sz w:val="20"/>
                <w:lang w:val="en-US"/>
              </w:rPr>
              <w:delText>2. Objective and Scope</w:delText>
            </w:r>
            <w:r w:rsidR="00F13E0A" w:rsidRPr="00F13E0A" w:rsidDel="00086BE8">
              <w:rPr>
                <w:rFonts w:asciiTheme="minorHAnsi" w:hAnsiTheme="minorHAnsi" w:cstheme="minorHAnsi"/>
                <w:noProof/>
                <w:webHidden/>
                <w:sz w:val="20"/>
              </w:rPr>
              <w:tab/>
            </w:r>
            <w:r w:rsidR="00F13E0A" w:rsidRPr="00F13E0A" w:rsidDel="00086BE8">
              <w:rPr>
                <w:rFonts w:asciiTheme="minorHAnsi" w:hAnsiTheme="minorHAnsi" w:cstheme="minorHAnsi"/>
                <w:noProof/>
                <w:webHidden/>
                <w:sz w:val="20"/>
              </w:rPr>
              <w:fldChar w:fldCharType="begin"/>
            </w:r>
            <w:r w:rsidR="00F13E0A" w:rsidRPr="00F13E0A" w:rsidDel="00086BE8">
              <w:rPr>
                <w:rFonts w:asciiTheme="minorHAnsi" w:hAnsiTheme="minorHAnsi" w:cstheme="minorHAnsi"/>
                <w:noProof/>
                <w:webHidden/>
                <w:sz w:val="20"/>
              </w:rPr>
              <w:delInstrText xml:space="preserve"> PAGEREF _Toc58490234 \h </w:delInstrText>
            </w:r>
            <w:r w:rsidR="00F13E0A" w:rsidRPr="00F13E0A" w:rsidDel="00086BE8">
              <w:rPr>
                <w:rFonts w:asciiTheme="minorHAnsi" w:hAnsiTheme="minorHAnsi" w:cstheme="minorHAnsi"/>
                <w:noProof/>
                <w:webHidden/>
                <w:sz w:val="20"/>
              </w:rPr>
            </w:r>
            <w:r w:rsidR="00F13E0A" w:rsidRPr="00F13E0A" w:rsidDel="00086BE8">
              <w:rPr>
                <w:rFonts w:asciiTheme="minorHAnsi" w:hAnsiTheme="minorHAnsi" w:cstheme="minorHAnsi"/>
                <w:noProof/>
                <w:webHidden/>
                <w:sz w:val="20"/>
              </w:rPr>
              <w:fldChar w:fldCharType="separate"/>
            </w:r>
            <w:r w:rsidR="00F13E0A" w:rsidRPr="00F13E0A" w:rsidDel="00086BE8">
              <w:rPr>
                <w:rFonts w:asciiTheme="minorHAnsi" w:hAnsiTheme="minorHAnsi" w:cstheme="minorHAnsi"/>
                <w:noProof/>
                <w:webHidden/>
                <w:sz w:val="20"/>
              </w:rPr>
              <w:delText>3</w:delText>
            </w:r>
            <w:r w:rsidR="00F13E0A" w:rsidRPr="00F13E0A" w:rsidDel="00086BE8">
              <w:rPr>
                <w:rFonts w:asciiTheme="minorHAnsi" w:hAnsiTheme="minorHAnsi" w:cstheme="minorHAnsi"/>
                <w:noProof/>
                <w:webHidden/>
                <w:sz w:val="20"/>
              </w:rPr>
              <w:fldChar w:fldCharType="end"/>
            </w:r>
            <w:r w:rsidDel="00086BE8">
              <w:rPr>
                <w:rFonts w:asciiTheme="minorHAnsi" w:hAnsiTheme="minorHAnsi" w:cstheme="minorHAnsi"/>
                <w:noProof/>
                <w:sz w:val="20"/>
              </w:rPr>
              <w:fldChar w:fldCharType="end"/>
            </w:r>
          </w:del>
        </w:p>
        <w:p w14:paraId="01EB2274" w14:textId="4FB1FEF1" w:rsidR="00F13E0A" w:rsidRPr="00F13E0A" w:rsidDel="00086BE8" w:rsidRDefault="002C5A14">
          <w:pPr>
            <w:pStyle w:val="TDC1"/>
            <w:tabs>
              <w:tab w:val="right" w:leader="dot" w:pos="8828"/>
            </w:tabs>
            <w:rPr>
              <w:del w:id="49" w:author="Enric Staromiejski Torregrosa" w:date="2020-12-15T07:43:00Z"/>
              <w:rFonts w:asciiTheme="minorHAnsi" w:eastAsiaTheme="minorEastAsia" w:hAnsiTheme="minorHAnsi" w:cstheme="minorHAnsi"/>
              <w:noProof/>
              <w:sz w:val="20"/>
              <w:lang w:val="en-US"/>
            </w:rPr>
          </w:pPr>
          <w:del w:id="50" w:author="Enric Staromiejski Torregrosa" w:date="2020-12-15T07:43:00Z">
            <w:r w:rsidDel="00086BE8">
              <w:rPr>
                <w:noProof/>
              </w:rPr>
              <w:fldChar w:fldCharType="begin"/>
            </w:r>
            <w:r w:rsidDel="00086BE8">
              <w:rPr>
                <w:noProof/>
              </w:rPr>
              <w:delInstrText xml:space="preserve"> HYPERLINK \l "_Toc58490235" </w:delInstrText>
            </w:r>
            <w:r w:rsidDel="00086BE8">
              <w:rPr>
                <w:noProof/>
              </w:rPr>
              <w:fldChar w:fldCharType="separate"/>
            </w:r>
          </w:del>
          <w:ins w:id="51" w:author="Enric Staromiejski Torregrosa" w:date="2020-12-15T07:53:00Z">
            <w:r>
              <w:rPr>
                <w:b/>
                <w:bCs/>
                <w:noProof/>
                <w:lang w:val="es-ES"/>
              </w:rPr>
              <w:t>¡Error! Referencia de hipervínculo no válida.</w:t>
            </w:r>
          </w:ins>
          <w:del w:id="52" w:author="Enric Staromiejski Torregrosa" w:date="2020-12-15T07:43:00Z">
            <w:r w:rsidR="00F13E0A" w:rsidRPr="00F13E0A" w:rsidDel="00086BE8">
              <w:rPr>
                <w:rStyle w:val="Hipervnculo"/>
                <w:rFonts w:asciiTheme="minorHAnsi" w:hAnsiTheme="minorHAnsi" w:cstheme="minorHAnsi"/>
                <w:noProof/>
                <w:sz w:val="20"/>
                <w:lang w:val="en-US"/>
              </w:rPr>
              <w:delText>3. Methodological approach</w:delText>
            </w:r>
            <w:r w:rsidR="00F13E0A" w:rsidRPr="00F13E0A" w:rsidDel="00086BE8">
              <w:rPr>
                <w:rFonts w:asciiTheme="minorHAnsi" w:hAnsiTheme="minorHAnsi" w:cstheme="minorHAnsi"/>
                <w:noProof/>
                <w:webHidden/>
                <w:sz w:val="20"/>
              </w:rPr>
              <w:tab/>
            </w:r>
            <w:r w:rsidR="00F13E0A" w:rsidRPr="00F13E0A" w:rsidDel="00086BE8">
              <w:rPr>
                <w:rFonts w:asciiTheme="minorHAnsi" w:hAnsiTheme="minorHAnsi" w:cstheme="minorHAnsi"/>
                <w:noProof/>
                <w:webHidden/>
                <w:sz w:val="20"/>
              </w:rPr>
              <w:fldChar w:fldCharType="begin"/>
            </w:r>
            <w:r w:rsidR="00F13E0A" w:rsidRPr="00F13E0A" w:rsidDel="00086BE8">
              <w:rPr>
                <w:rFonts w:asciiTheme="minorHAnsi" w:hAnsiTheme="minorHAnsi" w:cstheme="minorHAnsi"/>
                <w:noProof/>
                <w:webHidden/>
                <w:sz w:val="20"/>
              </w:rPr>
              <w:delInstrText xml:space="preserve"> PAGEREF _Toc58490235 \h </w:delInstrText>
            </w:r>
            <w:r w:rsidR="00F13E0A" w:rsidRPr="00F13E0A" w:rsidDel="00086BE8">
              <w:rPr>
                <w:rFonts w:asciiTheme="minorHAnsi" w:hAnsiTheme="minorHAnsi" w:cstheme="minorHAnsi"/>
                <w:noProof/>
                <w:webHidden/>
                <w:sz w:val="20"/>
              </w:rPr>
            </w:r>
            <w:r w:rsidR="00F13E0A" w:rsidRPr="00F13E0A" w:rsidDel="00086BE8">
              <w:rPr>
                <w:rFonts w:asciiTheme="minorHAnsi" w:hAnsiTheme="minorHAnsi" w:cstheme="minorHAnsi"/>
                <w:noProof/>
                <w:webHidden/>
                <w:sz w:val="20"/>
              </w:rPr>
              <w:fldChar w:fldCharType="separate"/>
            </w:r>
            <w:r w:rsidR="00F13E0A" w:rsidRPr="00F13E0A" w:rsidDel="00086BE8">
              <w:rPr>
                <w:rFonts w:asciiTheme="minorHAnsi" w:hAnsiTheme="minorHAnsi" w:cstheme="minorHAnsi"/>
                <w:noProof/>
                <w:webHidden/>
                <w:sz w:val="20"/>
              </w:rPr>
              <w:delText>3</w:delText>
            </w:r>
            <w:r w:rsidR="00F13E0A" w:rsidRPr="00F13E0A" w:rsidDel="00086BE8">
              <w:rPr>
                <w:rFonts w:asciiTheme="minorHAnsi" w:hAnsiTheme="minorHAnsi" w:cstheme="minorHAnsi"/>
                <w:noProof/>
                <w:webHidden/>
                <w:sz w:val="20"/>
              </w:rPr>
              <w:fldChar w:fldCharType="end"/>
            </w:r>
            <w:r w:rsidDel="00086BE8">
              <w:rPr>
                <w:rFonts w:asciiTheme="minorHAnsi" w:hAnsiTheme="minorHAnsi" w:cstheme="minorHAnsi"/>
                <w:noProof/>
                <w:sz w:val="20"/>
              </w:rPr>
              <w:fldChar w:fldCharType="end"/>
            </w:r>
          </w:del>
        </w:p>
        <w:p w14:paraId="01EB2275" w14:textId="409BF70F" w:rsidR="00F13E0A" w:rsidRPr="00F13E0A" w:rsidDel="00086BE8" w:rsidRDefault="002C5A14">
          <w:pPr>
            <w:pStyle w:val="TDC1"/>
            <w:tabs>
              <w:tab w:val="right" w:leader="dot" w:pos="8828"/>
            </w:tabs>
            <w:rPr>
              <w:del w:id="53" w:author="Enric Staromiejski Torregrosa" w:date="2020-12-15T07:43:00Z"/>
              <w:rFonts w:asciiTheme="minorHAnsi" w:eastAsiaTheme="minorEastAsia" w:hAnsiTheme="minorHAnsi" w:cstheme="minorHAnsi"/>
              <w:noProof/>
              <w:sz w:val="20"/>
              <w:lang w:val="en-US"/>
            </w:rPr>
          </w:pPr>
          <w:del w:id="54" w:author="Enric Staromiejski Torregrosa" w:date="2020-12-15T07:43:00Z">
            <w:r w:rsidDel="00086BE8">
              <w:rPr>
                <w:noProof/>
              </w:rPr>
              <w:fldChar w:fldCharType="begin"/>
            </w:r>
            <w:r w:rsidDel="00086BE8">
              <w:rPr>
                <w:noProof/>
              </w:rPr>
              <w:delInstrText xml:space="preserve"> HYPERLINK \l "_Toc58490236" </w:delInstrText>
            </w:r>
            <w:r w:rsidDel="00086BE8">
              <w:rPr>
                <w:noProof/>
              </w:rPr>
              <w:fldChar w:fldCharType="separate"/>
            </w:r>
          </w:del>
          <w:ins w:id="55" w:author="Enric Staromiejski Torregrosa" w:date="2020-12-15T07:53:00Z">
            <w:r>
              <w:rPr>
                <w:b/>
                <w:bCs/>
                <w:noProof/>
                <w:lang w:val="es-ES"/>
              </w:rPr>
              <w:t>¡Error! Referencia de hipervínculo no válida.</w:t>
            </w:r>
          </w:ins>
          <w:del w:id="56" w:author="Enric Staromiejski Torregrosa" w:date="2020-12-15T07:43:00Z">
            <w:r w:rsidR="00F13E0A" w:rsidRPr="00F13E0A" w:rsidDel="00086BE8">
              <w:rPr>
                <w:rStyle w:val="Hipervnculo"/>
                <w:rFonts w:asciiTheme="minorHAnsi" w:hAnsiTheme="minorHAnsi" w:cstheme="minorHAnsi"/>
                <w:noProof/>
                <w:sz w:val="20"/>
                <w:lang w:val="en-US"/>
              </w:rPr>
              <w:delText>4. Use Case</w:delText>
            </w:r>
            <w:r w:rsidR="00F13E0A" w:rsidRPr="00F13E0A" w:rsidDel="00086BE8">
              <w:rPr>
                <w:rFonts w:asciiTheme="minorHAnsi" w:hAnsiTheme="minorHAnsi" w:cstheme="minorHAnsi"/>
                <w:noProof/>
                <w:webHidden/>
                <w:sz w:val="20"/>
              </w:rPr>
              <w:tab/>
            </w:r>
            <w:r w:rsidR="00F13E0A" w:rsidRPr="00F13E0A" w:rsidDel="00086BE8">
              <w:rPr>
                <w:rFonts w:asciiTheme="minorHAnsi" w:hAnsiTheme="minorHAnsi" w:cstheme="minorHAnsi"/>
                <w:noProof/>
                <w:webHidden/>
                <w:sz w:val="20"/>
              </w:rPr>
              <w:fldChar w:fldCharType="begin"/>
            </w:r>
            <w:r w:rsidR="00F13E0A" w:rsidRPr="00F13E0A" w:rsidDel="00086BE8">
              <w:rPr>
                <w:rFonts w:asciiTheme="minorHAnsi" w:hAnsiTheme="minorHAnsi" w:cstheme="minorHAnsi"/>
                <w:noProof/>
                <w:webHidden/>
                <w:sz w:val="20"/>
              </w:rPr>
              <w:delInstrText xml:space="preserve"> PAGEREF _Toc58490236 \h </w:delInstrText>
            </w:r>
            <w:r w:rsidR="00F13E0A" w:rsidRPr="00F13E0A" w:rsidDel="00086BE8">
              <w:rPr>
                <w:rFonts w:asciiTheme="minorHAnsi" w:hAnsiTheme="minorHAnsi" w:cstheme="minorHAnsi"/>
                <w:noProof/>
                <w:webHidden/>
                <w:sz w:val="20"/>
              </w:rPr>
            </w:r>
            <w:r w:rsidR="00F13E0A" w:rsidRPr="00F13E0A" w:rsidDel="00086BE8">
              <w:rPr>
                <w:rFonts w:asciiTheme="minorHAnsi" w:hAnsiTheme="minorHAnsi" w:cstheme="minorHAnsi"/>
                <w:noProof/>
                <w:webHidden/>
                <w:sz w:val="20"/>
              </w:rPr>
              <w:fldChar w:fldCharType="separate"/>
            </w:r>
            <w:r w:rsidR="00F13E0A" w:rsidRPr="00F13E0A" w:rsidDel="00086BE8">
              <w:rPr>
                <w:rFonts w:asciiTheme="minorHAnsi" w:hAnsiTheme="minorHAnsi" w:cstheme="minorHAnsi"/>
                <w:noProof/>
                <w:webHidden/>
                <w:sz w:val="20"/>
              </w:rPr>
              <w:delText>4</w:delText>
            </w:r>
            <w:r w:rsidR="00F13E0A" w:rsidRPr="00F13E0A" w:rsidDel="00086BE8">
              <w:rPr>
                <w:rFonts w:asciiTheme="minorHAnsi" w:hAnsiTheme="minorHAnsi" w:cstheme="minorHAnsi"/>
                <w:noProof/>
                <w:webHidden/>
                <w:sz w:val="20"/>
              </w:rPr>
              <w:fldChar w:fldCharType="end"/>
            </w:r>
            <w:r w:rsidDel="00086BE8">
              <w:rPr>
                <w:rFonts w:asciiTheme="minorHAnsi" w:hAnsiTheme="minorHAnsi" w:cstheme="minorHAnsi"/>
                <w:noProof/>
                <w:sz w:val="20"/>
              </w:rPr>
              <w:fldChar w:fldCharType="end"/>
            </w:r>
          </w:del>
        </w:p>
        <w:p w14:paraId="01EB2276" w14:textId="52FAD082" w:rsidR="00F13E0A" w:rsidRPr="00F13E0A" w:rsidDel="00086BE8" w:rsidRDefault="002C5A14">
          <w:pPr>
            <w:pStyle w:val="TDC2"/>
            <w:tabs>
              <w:tab w:val="right" w:leader="dot" w:pos="8828"/>
            </w:tabs>
            <w:rPr>
              <w:del w:id="57" w:author="Enric Staromiejski Torregrosa" w:date="2020-12-15T07:43:00Z"/>
              <w:rFonts w:asciiTheme="minorHAnsi" w:eastAsiaTheme="minorEastAsia" w:hAnsiTheme="minorHAnsi" w:cstheme="minorHAnsi"/>
              <w:noProof/>
              <w:sz w:val="20"/>
              <w:lang w:val="en-US"/>
            </w:rPr>
          </w:pPr>
          <w:del w:id="58" w:author="Enric Staromiejski Torregrosa" w:date="2020-12-15T07:43:00Z">
            <w:r w:rsidDel="00086BE8">
              <w:rPr>
                <w:noProof/>
              </w:rPr>
              <w:fldChar w:fldCharType="begin"/>
            </w:r>
            <w:r w:rsidDel="00086BE8">
              <w:rPr>
                <w:noProof/>
              </w:rPr>
              <w:delInstrText xml:space="preserve"> HYPERLINK \l "_Toc58490237" </w:delInstrText>
            </w:r>
            <w:r w:rsidDel="00086BE8">
              <w:rPr>
                <w:noProof/>
              </w:rPr>
              <w:fldChar w:fldCharType="separate"/>
            </w:r>
          </w:del>
          <w:ins w:id="59" w:author="Enric Staromiejski Torregrosa" w:date="2020-12-15T07:53:00Z">
            <w:r>
              <w:rPr>
                <w:b/>
                <w:bCs/>
                <w:noProof/>
                <w:lang w:val="es-ES"/>
              </w:rPr>
              <w:t>¡Error! Referencia de hipervínculo no válida.</w:t>
            </w:r>
          </w:ins>
          <w:del w:id="60" w:author="Enric Staromiejski Torregrosa" w:date="2020-12-15T07:43:00Z">
            <w:r w:rsidR="00F13E0A" w:rsidRPr="00F13E0A" w:rsidDel="00086BE8">
              <w:rPr>
                <w:rStyle w:val="Hipervnculo"/>
                <w:rFonts w:asciiTheme="minorHAnsi" w:hAnsiTheme="minorHAnsi" w:cstheme="minorHAnsi"/>
                <w:noProof/>
                <w:sz w:val="20"/>
                <w:lang w:val="en-US"/>
              </w:rPr>
              <w:delText>4.1. Roadmap</w:delText>
            </w:r>
            <w:r w:rsidR="00F13E0A" w:rsidRPr="00F13E0A" w:rsidDel="00086BE8">
              <w:rPr>
                <w:rFonts w:asciiTheme="minorHAnsi" w:hAnsiTheme="minorHAnsi" w:cstheme="minorHAnsi"/>
                <w:noProof/>
                <w:webHidden/>
                <w:sz w:val="20"/>
              </w:rPr>
              <w:tab/>
            </w:r>
            <w:r w:rsidR="00F13E0A" w:rsidRPr="00F13E0A" w:rsidDel="00086BE8">
              <w:rPr>
                <w:rFonts w:asciiTheme="minorHAnsi" w:hAnsiTheme="minorHAnsi" w:cstheme="minorHAnsi"/>
                <w:noProof/>
                <w:webHidden/>
                <w:sz w:val="20"/>
              </w:rPr>
              <w:fldChar w:fldCharType="begin"/>
            </w:r>
            <w:r w:rsidR="00F13E0A" w:rsidRPr="00F13E0A" w:rsidDel="00086BE8">
              <w:rPr>
                <w:rFonts w:asciiTheme="minorHAnsi" w:hAnsiTheme="minorHAnsi" w:cstheme="minorHAnsi"/>
                <w:noProof/>
                <w:webHidden/>
                <w:sz w:val="20"/>
              </w:rPr>
              <w:delInstrText xml:space="preserve"> PAGEREF _Toc58490237 \h </w:delInstrText>
            </w:r>
            <w:r w:rsidR="00F13E0A" w:rsidRPr="00F13E0A" w:rsidDel="00086BE8">
              <w:rPr>
                <w:rFonts w:asciiTheme="minorHAnsi" w:hAnsiTheme="minorHAnsi" w:cstheme="minorHAnsi"/>
                <w:noProof/>
                <w:webHidden/>
                <w:sz w:val="20"/>
              </w:rPr>
            </w:r>
            <w:r w:rsidR="00F13E0A" w:rsidRPr="00F13E0A" w:rsidDel="00086BE8">
              <w:rPr>
                <w:rFonts w:asciiTheme="minorHAnsi" w:hAnsiTheme="minorHAnsi" w:cstheme="minorHAnsi"/>
                <w:noProof/>
                <w:webHidden/>
                <w:sz w:val="20"/>
              </w:rPr>
              <w:fldChar w:fldCharType="separate"/>
            </w:r>
            <w:r w:rsidR="00F13E0A" w:rsidRPr="00F13E0A" w:rsidDel="00086BE8">
              <w:rPr>
                <w:rFonts w:asciiTheme="minorHAnsi" w:hAnsiTheme="minorHAnsi" w:cstheme="minorHAnsi"/>
                <w:noProof/>
                <w:webHidden/>
                <w:sz w:val="20"/>
              </w:rPr>
              <w:delText>4</w:delText>
            </w:r>
            <w:r w:rsidR="00F13E0A" w:rsidRPr="00F13E0A" w:rsidDel="00086BE8">
              <w:rPr>
                <w:rFonts w:asciiTheme="minorHAnsi" w:hAnsiTheme="minorHAnsi" w:cstheme="minorHAnsi"/>
                <w:noProof/>
                <w:webHidden/>
                <w:sz w:val="20"/>
              </w:rPr>
              <w:fldChar w:fldCharType="end"/>
            </w:r>
            <w:r w:rsidDel="00086BE8">
              <w:rPr>
                <w:rFonts w:asciiTheme="minorHAnsi" w:hAnsiTheme="minorHAnsi" w:cstheme="minorHAnsi"/>
                <w:noProof/>
                <w:sz w:val="20"/>
              </w:rPr>
              <w:fldChar w:fldCharType="end"/>
            </w:r>
          </w:del>
        </w:p>
        <w:p w14:paraId="01EB2277" w14:textId="440F18AD" w:rsidR="00F13E0A" w:rsidRPr="00F13E0A" w:rsidDel="00086BE8" w:rsidRDefault="002C5A14">
          <w:pPr>
            <w:pStyle w:val="TDC2"/>
            <w:tabs>
              <w:tab w:val="right" w:leader="dot" w:pos="8828"/>
            </w:tabs>
            <w:rPr>
              <w:del w:id="61" w:author="Enric Staromiejski Torregrosa" w:date="2020-12-15T07:43:00Z"/>
              <w:rFonts w:asciiTheme="minorHAnsi" w:eastAsiaTheme="minorEastAsia" w:hAnsiTheme="minorHAnsi" w:cstheme="minorHAnsi"/>
              <w:noProof/>
              <w:sz w:val="20"/>
              <w:lang w:val="en-US"/>
            </w:rPr>
          </w:pPr>
          <w:del w:id="62" w:author="Enric Staromiejski Torregrosa" w:date="2020-12-15T07:43:00Z">
            <w:r w:rsidDel="00086BE8">
              <w:rPr>
                <w:noProof/>
              </w:rPr>
              <w:fldChar w:fldCharType="begin"/>
            </w:r>
            <w:r w:rsidDel="00086BE8">
              <w:rPr>
                <w:noProof/>
              </w:rPr>
              <w:delInstrText xml:space="preserve"> HYPERLINK \l "_Toc58490238" </w:delInstrText>
            </w:r>
            <w:r w:rsidDel="00086BE8">
              <w:rPr>
                <w:noProof/>
              </w:rPr>
              <w:fldChar w:fldCharType="separate"/>
            </w:r>
          </w:del>
          <w:ins w:id="63" w:author="Enric Staromiejski Torregrosa" w:date="2020-12-15T07:53:00Z">
            <w:r>
              <w:rPr>
                <w:b/>
                <w:bCs/>
                <w:noProof/>
                <w:lang w:val="es-ES"/>
              </w:rPr>
              <w:t>¡Error! Referencia de hipervínculo no válida.</w:t>
            </w:r>
          </w:ins>
          <w:del w:id="64" w:author="Enric Staromiejski Torregrosa" w:date="2020-12-15T07:43:00Z">
            <w:r w:rsidR="00F13E0A" w:rsidRPr="00F13E0A" w:rsidDel="00086BE8">
              <w:rPr>
                <w:rStyle w:val="Hipervnculo"/>
                <w:rFonts w:asciiTheme="minorHAnsi" w:hAnsiTheme="minorHAnsi" w:cstheme="minorHAnsi"/>
                <w:noProof/>
                <w:sz w:val="20"/>
                <w:lang w:val="en-US"/>
              </w:rPr>
              <w:delText>4.2. Core Assessment Vocabulary Application Profile</w:delText>
            </w:r>
            <w:r w:rsidR="00F13E0A" w:rsidRPr="00F13E0A" w:rsidDel="00086BE8">
              <w:rPr>
                <w:rFonts w:asciiTheme="minorHAnsi" w:hAnsiTheme="minorHAnsi" w:cstheme="minorHAnsi"/>
                <w:noProof/>
                <w:webHidden/>
                <w:sz w:val="20"/>
              </w:rPr>
              <w:tab/>
            </w:r>
            <w:r w:rsidR="00F13E0A" w:rsidRPr="00F13E0A" w:rsidDel="00086BE8">
              <w:rPr>
                <w:rFonts w:asciiTheme="minorHAnsi" w:hAnsiTheme="minorHAnsi" w:cstheme="minorHAnsi"/>
                <w:noProof/>
                <w:webHidden/>
                <w:sz w:val="20"/>
              </w:rPr>
              <w:fldChar w:fldCharType="begin"/>
            </w:r>
            <w:r w:rsidR="00F13E0A" w:rsidRPr="00F13E0A" w:rsidDel="00086BE8">
              <w:rPr>
                <w:rFonts w:asciiTheme="minorHAnsi" w:hAnsiTheme="minorHAnsi" w:cstheme="minorHAnsi"/>
                <w:noProof/>
                <w:webHidden/>
                <w:sz w:val="20"/>
              </w:rPr>
              <w:delInstrText xml:space="preserve"> PAGEREF _Toc58490238 \h </w:delInstrText>
            </w:r>
            <w:r w:rsidR="00F13E0A" w:rsidRPr="00F13E0A" w:rsidDel="00086BE8">
              <w:rPr>
                <w:rFonts w:asciiTheme="minorHAnsi" w:hAnsiTheme="minorHAnsi" w:cstheme="minorHAnsi"/>
                <w:noProof/>
                <w:webHidden/>
                <w:sz w:val="20"/>
              </w:rPr>
            </w:r>
            <w:r w:rsidR="00F13E0A" w:rsidRPr="00F13E0A" w:rsidDel="00086BE8">
              <w:rPr>
                <w:rFonts w:asciiTheme="minorHAnsi" w:hAnsiTheme="minorHAnsi" w:cstheme="minorHAnsi"/>
                <w:noProof/>
                <w:webHidden/>
                <w:sz w:val="20"/>
              </w:rPr>
              <w:fldChar w:fldCharType="separate"/>
            </w:r>
            <w:r w:rsidR="00F13E0A" w:rsidRPr="00F13E0A" w:rsidDel="00086BE8">
              <w:rPr>
                <w:rFonts w:asciiTheme="minorHAnsi" w:hAnsiTheme="minorHAnsi" w:cstheme="minorHAnsi"/>
                <w:noProof/>
                <w:webHidden/>
                <w:sz w:val="20"/>
              </w:rPr>
              <w:delText>5</w:delText>
            </w:r>
            <w:r w:rsidR="00F13E0A" w:rsidRPr="00F13E0A" w:rsidDel="00086BE8">
              <w:rPr>
                <w:rFonts w:asciiTheme="minorHAnsi" w:hAnsiTheme="minorHAnsi" w:cstheme="minorHAnsi"/>
                <w:noProof/>
                <w:webHidden/>
                <w:sz w:val="20"/>
              </w:rPr>
              <w:fldChar w:fldCharType="end"/>
            </w:r>
            <w:r w:rsidDel="00086BE8">
              <w:rPr>
                <w:rFonts w:asciiTheme="minorHAnsi" w:hAnsiTheme="minorHAnsi" w:cstheme="minorHAnsi"/>
                <w:noProof/>
                <w:sz w:val="20"/>
              </w:rPr>
              <w:fldChar w:fldCharType="end"/>
            </w:r>
          </w:del>
        </w:p>
        <w:p w14:paraId="01EB2278" w14:textId="3718ED44" w:rsidR="00F13E0A" w:rsidRPr="00F13E0A" w:rsidDel="00086BE8" w:rsidRDefault="002C5A14">
          <w:pPr>
            <w:pStyle w:val="TDC3"/>
            <w:tabs>
              <w:tab w:val="right" w:leader="dot" w:pos="8828"/>
            </w:tabs>
            <w:rPr>
              <w:del w:id="65" w:author="Enric Staromiejski Torregrosa" w:date="2020-12-15T07:43:00Z"/>
              <w:rFonts w:asciiTheme="minorHAnsi" w:eastAsiaTheme="minorEastAsia" w:hAnsiTheme="minorHAnsi" w:cstheme="minorHAnsi"/>
              <w:noProof/>
              <w:sz w:val="20"/>
              <w:lang w:val="en-US"/>
            </w:rPr>
          </w:pPr>
          <w:del w:id="66" w:author="Enric Staromiejski Torregrosa" w:date="2020-12-15T07:43:00Z">
            <w:r w:rsidDel="00086BE8">
              <w:rPr>
                <w:noProof/>
              </w:rPr>
              <w:fldChar w:fldCharType="begin"/>
            </w:r>
            <w:r w:rsidDel="00086BE8">
              <w:rPr>
                <w:noProof/>
              </w:rPr>
              <w:delInstrText xml:space="preserve"> HYPERLINK \l "_Toc58490239" </w:delInstrText>
            </w:r>
            <w:r w:rsidDel="00086BE8">
              <w:rPr>
                <w:noProof/>
              </w:rPr>
              <w:fldChar w:fldCharType="separate"/>
            </w:r>
          </w:del>
          <w:ins w:id="67" w:author="Enric Staromiejski Torregrosa" w:date="2020-12-15T07:53:00Z">
            <w:r>
              <w:rPr>
                <w:b/>
                <w:bCs/>
                <w:noProof/>
                <w:lang w:val="es-ES"/>
              </w:rPr>
              <w:t>¡Error! Referencia de hipervínculo no válida.</w:t>
            </w:r>
          </w:ins>
          <w:del w:id="68" w:author="Enric Staromiejski Torregrosa" w:date="2020-12-15T07:43:00Z">
            <w:r w:rsidR="00F13E0A" w:rsidRPr="00F13E0A" w:rsidDel="00086BE8">
              <w:rPr>
                <w:rStyle w:val="Hipervnculo"/>
                <w:rFonts w:asciiTheme="minorHAnsi" w:hAnsiTheme="minorHAnsi" w:cstheme="minorHAnsi"/>
                <w:noProof/>
                <w:sz w:val="20"/>
                <w:lang w:val="en-US"/>
              </w:rPr>
              <w:delText>4.2.1. Data Model for the CAV Pilot</w:delText>
            </w:r>
            <w:r w:rsidR="00F13E0A" w:rsidRPr="00F13E0A" w:rsidDel="00086BE8">
              <w:rPr>
                <w:rFonts w:asciiTheme="minorHAnsi" w:hAnsiTheme="minorHAnsi" w:cstheme="minorHAnsi"/>
                <w:noProof/>
                <w:webHidden/>
                <w:sz w:val="20"/>
              </w:rPr>
              <w:tab/>
            </w:r>
            <w:r w:rsidR="00F13E0A" w:rsidRPr="00F13E0A" w:rsidDel="00086BE8">
              <w:rPr>
                <w:rFonts w:asciiTheme="minorHAnsi" w:hAnsiTheme="minorHAnsi" w:cstheme="minorHAnsi"/>
                <w:noProof/>
                <w:webHidden/>
                <w:sz w:val="20"/>
              </w:rPr>
              <w:fldChar w:fldCharType="begin"/>
            </w:r>
            <w:r w:rsidR="00F13E0A" w:rsidRPr="00F13E0A" w:rsidDel="00086BE8">
              <w:rPr>
                <w:rFonts w:asciiTheme="minorHAnsi" w:hAnsiTheme="minorHAnsi" w:cstheme="minorHAnsi"/>
                <w:noProof/>
                <w:webHidden/>
                <w:sz w:val="20"/>
              </w:rPr>
              <w:delInstrText xml:space="preserve"> PAGEREF _Toc58490239 \h </w:delInstrText>
            </w:r>
            <w:r w:rsidR="00F13E0A" w:rsidRPr="00F13E0A" w:rsidDel="00086BE8">
              <w:rPr>
                <w:rFonts w:asciiTheme="minorHAnsi" w:hAnsiTheme="minorHAnsi" w:cstheme="minorHAnsi"/>
                <w:noProof/>
                <w:webHidden/>
                <w:sz w:val="20"/>
              </w:rPr>
            </w:r>
            <w:r w:rsidR="00F13E0A" w:rsidRPr="00F13E0A" w:rsidDel="00086BE8">
              <w:rPr>
                <w:rFonts w:asciiTheme="minorHAnsi" w:hAnsiTheme="minorHAnsi" w:cstheme="minorHAnsi"/>
                <w:noProof/>
                <w:webHidden/>
                <w:sz w:val="20"/>
              </w:rPr>
              <w:fldChar w:fldCharType="separate"/>
            </w:r>
            <w:r w:rsidR="00F13E0A" w:rsidRPr="00F13E0A" w:rsidDel="00086BE8">
              <w:rPr>
                <w:rFonts w:asciiTheme="minorHAnsi" w:hAnsiTheme="minorHAnsi" w:cstheme="minorHAnsi"/>
                <w:noProof/>
                <w:webHidden/>
                <w:sz w:val="20"/>
              </w:rPr>
              <w:delText>6</w:delText>
            </w:r>
            <w:r w:rsidR="00F13E0A" w:rsidRPr="00F13E0A" w:rsidDel="00086BE8">
              <w:rPr>
                <w:rFonts w:asciiTheme="minorHAnsi" w:hAnsiTheme="minorHAnsi" w:cstheme="minorHAnsi"/>
                <w:noProof/>
                <w:webHidden/>
                <w:sz w:val="20"/>
              </w:rPr>
              <w:fldChar w:fldCharType="end"/>
            </w:r>
            <w:r w:rsidDel="00086BE8">
              <w:rPr>
                <w:rFonts w:asciiTheme="minorHAnsi" w:hAnsiTheme="minorHAnsi" w:cstheme="minorHAnsi"/>
                <w:noProof/>
                <w:sz w:val="20"/>
              </w:rPr>
              <w:fldChar w:fldCharType="end"/>
            </w:r>
          </w:del>
        </w:p>
        <w:p w14:paraId="01EB2279" w14:textId="570C4542" w:rsidR="00F13E0A" w:rsidRPr="00F13E0A" w:rsidDel="00086BE8" w:rsidRDefault="002C5A14">
          <w:pPr>
            <w:pStyle w:val="TDC3"/>
            <w:tabs>
              <w:tab w:val="right" w:leader="dot" w:pos="8828"/>
            </w:tabs>
            <w:rPr>
              <w:del w:id="69" w:author="Enric Staromiejski Torregrosa" w:date="2020-12-15T07:43:00Z"/>
              <w:rFonts w:asciiTheme="minorHAnsi" w:eastAsiaTheme="minorEastAsia" w:hAnsiTheme="minorHAnsi" w:cstheme="minorHAnsi"/>
              <w:noProof/>
              <w:sz w:val="20"/>
              <w:lang w:val="en-US"/>
            </w:rPr>
          </w:pPr>
          <w:del w:id="70" w:author="Enric Staromiejski Torregrosa" w:date="2020-12-15T07:43:00Z">
            <w:r w:rsidDel="00086BE8">
              <w:rPr>
                <w:noProof/>
              </w:rPr>
              <w:fldChar w:fldCharType="begin"/>
            </w:r>
            <w:r w:rsidDel="00086BE8">
              <w:rPr>
                <w:noProof/>
              </w:rPr>
              <w:delInstrText xml:space="preserve"> HYPERLINK \l "_Toc58490240" </w:delInstrText>
            </w:r>
            <w:r w:rsidDel="00086BE8">
              <w:rPr>
                <w:noProof/>
              </w:rPr>
              <w:fldChar w:fldCharType="separate"/>
            </w:r>
          </w:del>
          <w:ins w:id="71" w:author="Enric Staromiejski Torregrosa" w:date="2020-12-15T07:53:00Z">
            <w:r>
              <w:rPr>
                <w:b/>
                <w:bCs/>
                <w:noProof/>
                <w:lang w:val="es-ES"/>
              </w:rPr>
              <w:t>¡Error! Referencia de hipervínculo no válida.</w:t>
            </w:r>
          </w:ins>
          <w:del w:id="72" w:author="Enric Staromiejski Torregrosa" w:date="2020-12-15T07:43:00Z">
            <w:r w:rsidR="00F13E0A" w:rsidRPr="00F13E0A" w:rsidDel="00086BE8">
              <w:rPr>
                <w:rStyle w:val="Hipervnculo"/>
                <w:rFonts w:asciiTheme="minorHAnsi" w:hAnsiTheme="minorHAnsi" w:cstheme="minorHAnsi"/>
                <w:noProof/>
                <w:sz w:val="20"/>
                <w:lang w:val="en-US"/>
              </w:rPr>
              <w:delText>4.2.2. T-Box and A-Box of the CAV Pilot</w:delText>
            </w:r>
            <w:r w:rsidR="00F13E0A" w:rsidRPr="00F13E0A" w:rsidDel="00086BE8">
              <w:rPr>
                <w:rFonts w:asciiTheme="minorHAnsi" w:hAnsiTheme="minorHAnsi" w:cstheme="minorHAnsi"/>
                <w:noProof/>
                <w:webHidden/>
                <w:sz w:val="20"/>
              </w:rPr>
              <w:tab/>
            </w:r>
            <w:r w:rsidR="00F13E0A" w:rsidRPr="00F13E0A" w:rsidDel="00086BE8">
              <w:rPr>
                <w:rFonts w:asciiTheme="minorHAnsi" w:hAnsiTheme="minorHAnsi" w:cstheme="minorHAnsi"/>
                <w:noProof/>
                <w:webHidden/>
                <w:sz w:val="20"/>
              </w:rPr>
              <w:fldChar w:fldCharType="begin"/>
            </w:r>
            <w:r w:rsidR="00F13E0A" w:rsidRPr="00F13E0A" w:rsidDel="00086BE8">
              <w:rPr>
                <w:rFonts w:asciiTheme="minorHAnsi" w:hAnsiTheme="minorHAnsi" w:cstheme="minorHAnsi"/>
                <w:noProof/>
                <w:webHidden/>
                <w:sz w:val="20"/>
              </w:rPr>
              <w:delInstrText xml:space="preserve"> PAGEREF _Toc58490240 \h </w:delInstrText>
            </w:r>
            <w:r w:rsidR="00F13E0A" w:rsidRPr="00F13E0A" w:rsidDel="00086BE8">
              <w:rPr>
                <w:rFonts w:asciiTheme="minorHAnsi" w:hAnsiTheme="minorHAnsi" w:cstheme="minorHAnsi"/>
                <w:noProof/>
                <w:webHidden/>
                <w:sz w:val="20"/>
              </w:rPr>
            </w:r>
            <w:r w:rsidR="00F13E0A" w:rsidRPr="00F13E0A" w:rsidDel="00086BE8">
              <w:rPr>
                <w:rFonts w:asciiTheme="minorHAnsi" w:hAnsiTheme="minorHAnsi" w:cstheme="minorHAnsi"/>
                <w:noProof/>
                <w:webHidden/>
                <w:sz w:val="20"/>
              </w:rPr>
              <w:fldChar w:fldCharType="separate"/>
            </w:r>
            <w:r w:rsidR="00F13E0A" w:rsidRPr="00F13E0A" w:rsidDel="00086BE8">
              <w:rPr>
                <w:rFonts w:asciiTheme="minorHAnsi" w:hAnsiTheme="minorHAnsi" w:cstheme="minorHAnsi"/>
                <w:noProof/>
                <w:webHidden/>
                <w:sz w:val="20"/>
              </w:rPr>
              <w:delText>7</w:delText>
            </w:r>
            <w:r w:rsidR="00F13E0A" w:rsidRPr="00F13E0A" w:rsidDel="00086BE8">
              <w:rPr>
                <w:rFonts w:asciiTheme="minorHAnsi" w:hAnsiTheme="minorHAnsi" w:cstheme="minorHAnsi"/>
                <w:noProof/>
                <w:webHidden/>
                <w:sz w:val="20"/>
              </w:rPr>
              <w:fldChar w:fldCharType="end"/>
            </w:r>
            <w:r w:rsidDel="00086BE8">
              <w:rPr>
                <w:rFonts w:asciiTheme="minorHAnsi" w:hAnsiTheme="minorHAnsi" w:cstheme="minorHAnsi"/>
                <w:noProof/>
                <w:sz w:val="20"/>
              </w:rPr>
              <w:fldChar w:fldCharType="end"/>
            </w:r>
          </w:del>
        </w:p>
        <w:p w14:paraId="01EB227A" w14:textId="36B96675" w:rsidR="00F13E0A" w:rsidRPr="00F13E0A" w:rsidDel="00086BE8" w:rsidRDefault="002C5A14">
          <w:pPr>
            <w:pStyle w:val="TDC3"/>
            <w:tabs>
              <w:tab w:val="right" w:leader="dot" w:pos="8828"/>
            </w:tabs>
            <w:rPr>
              <w:del w:id="73" w:author="Enric Staromiejski Torregrosa" w:date="2020-12-15T07:43:00Z"/>
              <w:rFonts w:asciiTheme="minorHAnsi" w:eastAsiaTheme="minorEastAsia" w:hAnsiTheme="minorHAnsi" w:cstheme="minorHAnsi"/>
              <w:noProof/>
              <w:sz w:val="20"/>
              <w:lang w:val="en-US"/>
            </w:rPr>
          </w:pPr>
          <w:del w:id="74" w:author="Enric Staromiejski Torregrosa" w:date="2020-12-15T07:43:00Z">
            <w:r w:rsidDel="00086BE8">
              <w:rPr>
                <w:noProof/>
              </w:rPr>
              <w:fldChar w:fldCharType="begin"/>
            </w:r>
            <w:r w:rsidDel="00086BE8">
              <w:rPr>
                <w:noProof/>
              </w:rPr>
              <w:delInstrText xml:space="preserve"> HYPERLINK \l "_Toc58490241" </w:delInstrText>
            </w:r>
            <w:r w:rsidDel="00086BE8">
              <w:rPr>
                <w:noProof/>
              </w:rPr>
              <w:fldChar w:fldCharType="separate"/>
            </w:r>
          </w:del>
          <w:ins w:id="75" w:author="Enric Staromiejski Torregrosa" w:date="2020-12-15T07:53:00Z">
            <w:r>
              <w:rPr>
                <w:b/>
                <w:bCs/>
                <w:noProof/>
                <w:lang w:val="es-ES"/>
              </w:rPr>
              <w:t>¡Error! Referencia de hipervínculo no válida.</w:t>
            </w:r>
          </w:ins>
          <w:del w:id="76" w:author="Enric Staromiejski Torregrosa" w:date="2020-12-15T07:43:00Z">
            <w:r w:rsidR="00F13E0A" w:rsidRPr="00F13E0A" w:rsidDel="00086BE8">
              <w:rPr>
                <w:rStyle w:val="Hipervnculo"/>
                <w:rFonts w:asciiTheme="minorHAnsi" w:hAnsiTheme="minorHAnsi" w:cstheme="minorHAnsi"/>
                <w:noProof/>
                <w:sz w:val="20"/>
                <w:lang w:val="en-US"/>
              </w:rPr>
              <w:delText>4.2.3. SPARQL queries</w:delText>
            </w:r>
            <w:r w:rsidR="00F13E0A" w:rsidRPr="00F13E0A" w:rsidDel="00086BE8">
              <w:rPr>
                <w:rFonts w:asciiTheme="minorHAnsi" w:hAnsiTheme="minorHAnsi" w:cstheme="minorHAnsi"/>
                <w:noProof/>
                <w:webHidden/>
                <w:sz w:val="20"/>
              </w:rPr>
              <w:tab/>
            </w:r>
            <w:r w:rsidR="00F13E0A" w:rsidRPr="00F13E0A" w:rsidDel="00086BE8">
              <w:rPr>
                <w:rFonts w:asciiTheme="minorHAnsi" w:hAnsiTheme="minorHAnsi" w:cstheme="minorHAnsi"/>
                <w:noProof/>
                <w:webHidden/>
                <w:sz w:val="20"/>
              </w:rPr>
              <w:fldChar w:fldCharType="begin"/>
            </w:r>
            <w:r w:rsidR="00F13E0A" w:rsidRPr="00F13E0A" w:rsidDel="00086BE8">
              <w:rPr>
                <w:rFonts w:asciiTheme="minorHAnsi" w:hAnsiTheme="minorHAnsi" w:cstheme="minorHAnsi"/>
                <w:noProof/>
                <w:webHidden/>
                <w:sz w:val="20"/>
              </w:rPr>
              <w:delInstrText xml:space="preserve"> PAGEREF _Toc58490241 \h </w:delInstrText>
            </w:r>
            <w:r w:rsidR="00F13E0A" w:rsidRPr="00F13E0A" w:rsidDel="00086BE8">
              <w:rPr>
                <w:rFonts w:asciiTheme="minorHAnsi" w:hAnsiTheme="minorHAnsi" w:cstheme="minorHAnsi"/>
                <w:noProof/>
                <w:webHidden/>
                <w:sz w:val="20"/>
              </w:rPr>
            </w:r>
            <w:r w:rsidR="00F13E0A" w:rsidRPr="00F13E0A" w:rsidDel="00086BE8">
              <w:rPr>
                <w:rFonts w:asciiTheme="minorHAnsi" w:hAnsiTheme="minorHAnsi" w:cstheme="minorHAnsi"/>
                <w:noProof/>
                <w:webHidden/>
                <w:sz w:val="20"/>
              </w:rPr>
              <w:fldChar w:fldCharType="separate"/>
            </w:r>
            <w:r w:rsidR="00F13E0A" w:rsidRPr="00F13E0A" w:rsidDel="00086BE8">
              <w:rPr>
                <w:rFonts w:asciiTheme="minorHAnsi" w:hAnsiTheme="minorHAnsi" w:cstheme="minorHAnsi"/>
                <w:noProof/>
                <w:webHidden/>
                <w:sz w:val="20"/>
              </w:rPr>
              <w:delText>7</w:delText>
            </w:r>
            <w:r w:rsidR="00F13E0A" w:rsidRPr="00F13E0A" w:rsidDel="00086BE8">
              <w:rPr>
                <w:rFonts w:asciiTheme="minorHAnsi" w:hAnsiTheme="minorHAnsi" w:cstheme="minorHAnsi"/>
                <w:noProof/>
                <w:webHidden/>
                <w:sz w:val="20"/>
              </w:rPr>
              <w:fldChar w:fldCharType="end"/>
            </w:r>
            <w:r w:rsidDel="00086BE8">
              <w:rPr>
                <w:rFonts w:asciiTheme="minorHAnsi" w:hAnsiTheme="minorHAnsi" w:cstheme="minorHAnsi"/>
                <w:noProof/>
                <w:sz w:val="20"/>
              </w:rPr>
              <w:fldChar w:fldCharType="end"/>
            </w:r>
          </w:del>
        </w:p>
        <w:p w14:paraId="01EB227B" w14:textId="6A12EBB0" w:rsidR="00F13E0A" w:rsidRPr="00F13E0A" w:rsidDel="00086BE8" w:rsidRDefault="002C5A14">
          <w:pPr>
            <w:pStyle w:val="TDC1"/>
            <w:tabs>
              <w:tab w:val="right" w:leader="dot" w:pos="8828"/>
            </w:tabs>
            <w:rPr>
              <w:del w:id="77" w:author="Enric Staromiejski Torregrosa" w:date="2020-12-15T07:43:00Z"/>
              <w:rFonts w:asciiTheme="minorHAnsi" w:eastAsiaTheme="minorEastAsia" w:hAnsiTheme="minorHAnsi" w:cstheme="minorHAnsi"/>
              <w:noProof/>
              <w:sz w:val="20"/>
              <w:lang w:val="en-US"/>
            </w:rPr>
          </w:pPr>
          <w:del w:id="78" w:author="Enric Staromiejski Torregrosa" w:date="2020-12-15T07:43:00Z">
            <w:r w:rsidDel="00086BE8">
              <w:rPr>
                <w:noProof/>
              </w:rPr>
              <w:fldChar w:fldCharType="begin"/>
            </w:r>
            <w:r w:rsidDel="00086BE8">
              <w:rPr>
                <w:noProof/>
              </w:rPr>
              <w:delInstrText xml:space="preserve"> HYPERLINK \l "_Toc58490242" </w:delInstrText>
            </w:r>
            <w:r w:rsidDel="00086BE8">
              <w:rPr>
                <w:noProof/>
              </w:rPr>
              <w:fldChar w:fldCharType="separate"/>
            </w:r>
          </w:del>
          <w:ins w:id="79" w:author="Enric Staromiejski Torregrosa" w:date="2020-12-15T07:53:00Z">
            <w:r>
              <w:rPr>
                <w:b/>
                <w:bCs/>
                <w:noProof/>
                <w:lang w:val="es-ES"/>
              </w:rPr>
              <w:t>¡Error! Referencia de hipervínculo no válida.</w:t>
            </w:r>
          </w:ins>
          <w:del w:id="80" w:author="Enric Staromiejski Torregrosa" w:date="2020-12-15T07:43:00Z">
            <w:r w:rsidR="00F13E0A" w:rsidRPr="00F13E0A" w:rsidDel="00086BE8">
              <w:rPr>
                <w:rStyle w:val="Hipervnculo"/>
                <w:rFonts w:asciiTheme="minorHAnsi" w:hAnsiTheme="minorHAnsi" w:cstheme="minorHAnsi"/>
                <w:noProof/>
                <w:sz w:val="20"/>
                <w:lang w:val="en-US"/>
              </w:rPr>
              <w:delText>5. Conclusions</w:delText>
            </w:r>
            <w:r w:rsidR="00F13E0A" w:rsidRPr="00F13E0A" w:rsidDel="00086BE8">
              <w:rPr>
                <w:rFonts w:asciiTheme="minorHAnsi" w:hAnsiTheme="minorHAnsi" w:cstheme="minorHAnsi"/>
                <w:noProof/>
                <w:webHidden/>
                <w:sz w:val="20"/>
              </w:rPr>
              <w:tab/>
            </w:r>
            <w:r w:rsidR="00F13E0A" w:rsidRPr="00F13E0A" w:rsidDel="00086BE8">
              <w:rPr>
                <w:rFonts w:asciiTheme="minorHAnsi" w:hAnsiTheme="minorHAnsi" w:cstheme="minorHAnsi"/>
                <w:noProof/>
                <w:webHidden/>
                <w:sz w:val="20"/>
              </w:rPr>
              <w:fldChar w:fldCharType="begin"/>
            </w:r>
            <w:r w:rsidR="00F13E0A" w:rsidRPr="00F13E0A" w:rsidDel="00086BE8">
              <w:rPr>
                <w:rFonts w:asciiTheme="minorHAnsi" w:hAnsiTheme="minorHAnsi" w:cstheme="minorHAnsi"/>
                <w:noProof/>
                <w:webHidden/>
                <w:sz w:val="20"/>
              </w:rPr>
              <w:delInstrText xml:space="preserve"> PAGEREF _Toc58490242 \h </w:delInstrText>
            </w:r>
            <w:r w:rsidR="00F13E0A" w:rsidRPr="00F13E0A" w:rsidDel="00086BE8">
              <w:rPr>
                <w:rFonts w:asciiTheme="minorHAnsi" w:hAnsiTheme="minorHAnsi" w:cstheme="minorHAnsi"/>
                <w:noProof/>
                <w:webHidden/>
                <w:sz w:val="20"/>
              </w:rPr>
            </w:r>
            <w:r w:rsidR="00F13E0A" w:rsidRPr="00F13E0A" w:rsidDel="00086BE8">
              <w:rPr>
                <w:rFonts w:asciiTheme="minorHAnsi" w:hAnsiTheme="minorHAnsi" w:cstheme="minorHAnsi"/>
                <w:noProof/>
                <w:webHidden/>
                <w:sz w:val="20"/>
              </w:rPr>
              <w:fldChar w:fldCharType="separate"/>
            </w:r>
            <w:r w:rsidR="00F13E0A" w:rsidRPr="00F13E0A" w:rsidDel="00086BE8">
              <w:rPr>
                <w:rFonts w:asciiTheme="minorHAnsi" w:hAnsiTheme="minorHAnsi" w:cstheme="minorHAnsi"/>
                <w:noProof/>
                <w:webHidden/>
                <w:sz w:val="20"/>
              </w:rPr>
              <w:delText>7</w:delText>
            </w:r>
            <w:r w:rsidR="00F13E0A" w:rsidRPr="00F13E0A" w:rsidDel="00086BE8">
              <w:rPr>
                <w:rFonts w:asciiTheme="minorHAnsi" w:hAnsiTheme="minorHAnsi" w:cstheme="minorHAnsi"/>
                <w:noProof/>
                <w:webHidden/>
                <w:sz w:val="20"/>
              </w:rPr>
              <w:fldChar w:fldCharType="end"/>
            </w:r>
            <w:r w:rsidDel="00086BE8">
              <w:rPr>
                <w:rFonts w:asciiTheme="minorHAnsi" w:hAnsiTheme="minorHAnsi" w:cstheme="minorHAnsi"/>
                <w:noProof/>
                <w:sz w:val="20"/>
              </w:rPr>
              <w:fldChar w:fldCharType="end"/>
            </w:r>
          </w:del>
        </w:p>
        <w:p w14:paraId="01EB227C" w14:textId="663EA21C" w:rsidR="00F13E0A" w:rsidRPr="00F13E0A" w:rsidDel="00086BE8" w:rsidRDefault="002C5A14">
          <w:pPr>
            <w:pStyle w:val="TDC1"/>
            <w:tabs>
              <w:tab w:val="right" w:leader="dot" w:pos="8828"/>
            </w:tabs>
            <w:rPr>
              <w:del w:id="81" w:author="Enric Staromiejski Torregrosa" w:date="2020-12-15T07:43:00Z"/>
              <w:rFonts w:asciiTheme="minorHAnsi" w:eastAsiaTheme="minorEastAsia" w:hAnsiTheme="minorHAnsi" w:cstheme="minorHAnsi"/>
              <w:noProof/>
              <w:sz w:val="20"/>
              <w:lang w:val="en-US"/>
            </w:rPr>
          </w:pPr>
          <w:del w:id="82" w:author="Enric Staromiejski Torregrosa" w:date="2020-12-15T07:43:00Z">
            <w:r w:rsidDel="00086BE8">
              <w:rPr>
                <w:noProof/>
              </w:rPr>
              <w:fldChar w:fldCharType="begin"/>
            </w:r>
            <w:r w:rsidDel="00086BE8">
              <w:rPr>
                <w:noProof/>
              </w:rPr>
              <w:delInstrText xml:space="preserve"> HYPERLINK \l "_Toc58490243" </w:delInstrText>
            </w:r>
            <w:r w:rsidDel="00086BE8">
              <w:rPr>
                <w:noProof/>
              </w:rPr>
              <w:fldChar w:fldCharType="separate"/>
            </w:r>
          </w:del>
          <w:ins w:id="83" w:author="Enric Staromiejski Torregrosa" w:date="2020-12-15T07:53:00Z">
            <w:r>
              <w:rPr>
                <w:b/>
                <w:bCs/>
                <w:noProof/>
                <w:lang w:val="es-ES"/>
              </w:rPr>
              <w:t>¡Error! Referencia de hipervínculo no válida.</w:t>
            </w:r>
          </w:ins>
          <w:del w:id="84" w:author="Enric Staromiejski Torregrosa" w:date="2020-12-15T07:43:00Z">
            <w:r w:rsidR="00F13E0A" w:rsidRPr="00F13E0A" w:rsidDel="00086BE8">
              <w:rPr>
                <w:rStyle w:val="Hipervnculo"/>
                <w:rFonts w:asciiTheme="minorHAnsi" w:hAnsiTheme="minorHAnsi" w:cstheme="minorHAnsi"/>
                <w:noProof/>
                <w:sz w:val="20"/>
                <w:lang w:val="en-US"/>
              </w:rPr>
              <w:delText>Annex I – Documentation Provided by Italy</w:delText>
            </w:r>
            <w:r w:rsidR="00F13E0A" w:rsidRPr="00F13E0A" w:rsidDel="00086BE8">
              <w:rPr>
                <w:rFonts w:asciiTheme="minorHAnsi" w:hAnsiTheme="minorHAnsi" w:cstheme="minorHAnsi"/>
                <w:noProof/>
                <w:webHidden/>
                <w:sz w:val="20"/>
              </w:rPr>
              <w:tab/>
            </w:r>
            <w:r w:rsidR="00F13E0A" w:rsidRPr="00F13E0A" w:rsidDel="00086BE8">
              <w:rPr>
                <w:rFonts w:asciiTheme="minorHAnsi" w:hAnsiTheme="minorHAnsi" w:cstheme="minorHAnsi"/>
                <w:noProof/>
                <w:webHidden/>
                <w:sz w:val="20"/>
              </w:rPr>
              <w:fldChar w:fldCharType="begin"/>
            </w:r>
            <w:r w:rsidR="00F13E0A" w:rsidRPr="00F13E0A" w:rsidDel="00086BE8">
              <w:rPr>
                <w:rFonts w:asciiTheme="minorHAnsi" w:hAnsiTheme="minorHAnsi" w:cstheme="minorHAnsi"/>
                <w:noProof/>
                <w:webHidden/>
                <w:sz w:val="20"/>
              </w:rPr>
              <w:delInstrText xml:space="preserve"> PAGEREF _Toc58490243 \h </w:delInstrText>
            </w:r>
            <w:r w:rsidR="00F13E0A" w:rsidRPr="00F13E0A" w:rsidDel="00086BE8">
              <w:rPr>
                <w:rFonts w:asciiTheme="minorHAnsi" w:hAnsiTheme="minorHAnsi" w:cstheme="minorHAnsi"/>
                <w:noProof/>
                <w:webHidden/>
                <w:sz w:val="20"/>
              </w:rPr>
            </w:r>
            <w:r w:rsidR="00F13E0A" w:rsidRPr="00F13E0A" w:rsidDel="00086BE8">
              <w:rPr>
                <w:rFonts w:asciiTheme="minorHAnsi" w:hAnsiTheme="minorHAnsi" w:cstheme="minorHAnsi"/>
                <w:noProof/>
                <w:webHidden/>
                <w:sz w:val="20"/>
              </w:rPr>
              <w:fldChar w:fldCharType="separate"/>
            </w:r>
            <w:r w:rsidR="00F13E0A" w:rsidRPr="00F13E0A" w:rsidDel="00086BE8">
              <w:rPr>
                <w:rFonts w:asciiTheme="minorHAnsi" w:hAnsiTheme="minorHAnsi" w:cstheme="minorHAnsi"/>
                <w:noProof/>
                <w:webHidden/>
                <w:sz w:val="20"/>
              </w:rPr>
              <w:delText>7</w:delText>
            </w:r>
            <w:r w:rsidR="00F13E0A" w:rsidRPr="00F13E0A" w:rsidDel="00086BE8">
              <w:rPr>
                <w:rFonts w:asciiTheme="minorHAnsi" w:hAnsiTheme="minorHAnsi" w:cstheme="minorHAnsi"/>
                <w:noProof/>
                <w:webHidden/>
                <w:sz w:val="20"/>
              </w:rPr>
              <w:fldChar w:fldCharType="end"/>
            </w:r>
            <w:r w:rsidDel="00086BE8">
              <w:rPr>
                <w:rFonts w:asciiTheme="minorHAnsi" w:hAnsiTheme="minorHAnsi" w:cstheme="minorHAnsi"/>
                <w:noProof/>
                <w:sz w:val="20"/>
              </w:rPr>
              <w:fldChar w:fldCharType="end"/>
            </w:r>
          </w:del>
        </w:p>
        <w:p w14:paraId="01EB227D" w14:textId="77777777" w:rsidR="001C0D53" w:rsidRDefault="001C0D53">
          <w:r w:rsidRPr="00F13E0A">
            <w:rPr>
              <w:b/>
              <w:bCs/>
              <w:noProof/>
              <w:sz w:val="20"/>
            </w:rPr>
            <w:fldChar w:fldCharType="end"/>
          </w:r>
        </w:p>
      </w:sdtContent>
    </w:sdt>
    <w:p w14:paraId="01EB227E" w14:textId="77777777" w:rsidR="001C0D53" w:rsidRDefault="001C0D53" w:rsidP="001C0D53">
      <w:pPr>
        <w:rPr>
          <w:lang w:val="en-US"/>
        </w:rPr>
      </w:pPr>
    </w:p>
    <w:p w14:paraId="01EB227F" w14:textId="77777777" w:rsidR="001C0D53" w:rsidRPr="001C0D53" w:rsidRDefault="001C0D53" w:rsidP="001C0D53">
      <w:pPr>
        <w:pStyle w:val="TDC1"/>
        <w:rPr>
          <w:rFonts w:asciiTheme="minorHAnsi" w:hAnsiTheme="minorHAnsi"/>
          <w:b/>
          <w:caps/>
          <w:sz w:val="28"/>
          <w:szCs w:val="28"/>
        </w:rPr>
      </w:pPr>
      <w:r w:rsidRPr="001C0D53">
        <w:rPr>
          <w:rFonts w:asciiTheme="minorHAnsi" w:hAnsiTheme="minorHAnsi"/>
          <w:b/>
          <w:caps/>
          <w:sz w:val="28"/>
          <w:szCs w:val="28"/>
        </w:rPr>
        <w:t>Table of Figures</w:t>
      </w:r>
    </w:p>
    <w:p w14:paraId="2EBFB898" w14:textId="1994B133" w:rsidR="002C5A14" w:rsidRDefault="001C0D53">
      <w:pPr>
        <w:pStyle w:val="Tabladeilustraciones"/>
        <w:tabs>
          <w:tab w:val="right" w:leader="dot" w:pos="8828"/>
        </w:tabs>
        <w:rPr>
          <w:ins w:id="85" w:author="Enric Staromiejski Torregrosa" w:date="2020-12-15T07:54:00Z"/>
          <w:rFonts w:asciiTheme="minorHAnsi" w:eastAsiaTheme="minorEastAsia" w:hAnsiTheme="minorHAnsi" w:cstheme="minorBidi"/>
          <w:noProof/>
          <w:sz w:val="24"/>
          <w:szCs w:val="24"/>
          <w:lang w:val="es-ES" w:eastAsia="es-ES_tradnl"/>
        </w:rPr>
      </w:pPr>
      <w:r w:rsidRPr="00B6338A">
        <w:rPr>
          <w:rFonts w:asciiTheme="minorHAnsi" w:hAnsiTheme="minorHAnsi"/>
          <w:b/>
          <w:caps/>
          <w:sz w:val="24"/>
          <w:szCs w:val="22"/>
        </w:rPr>
        <w:fldChar w:fldCharType="begin"/>
      </w:r>
      <w:r w:rsidRPr="00B6338A">
        <w:rPr>
          <w:rFonts w:asciiTheme="minorHAnsi" w:hAnsiTheme="minorHAnsi"/>
          <w:sz w:val="24"/>
          <w:szCs w:val="22"/>
        </w:rPr>
        <w:instrText xml:space="preserve"> TOC \h \z \c "Figure" </w:instrText>
      </w:r>
      <w:r w:rsidRPr="00B6338A">
        <w:rPr>
          <w:rFonts w:asciiTheme="minorHAnsi" w:hAnsiTheme="minorHAnsi"/>
          <w:b/>
          <w:caps/>
          <w:sz w:val="24"/>
          <w:szCs w:val="22"/>
        </w:rPr>
        <w:fldChar w:fldCharType="separate"/>
      </w:r>
      <w:ins w:id="86" w:author="Enric Staromiejski Torregrosa" w:date="2020-12-15T07:54:00Z">
        <w:r w:rsidR="002C5A14" w:rsidRPr="00B57CAD">
          <w:rPr>
            <w:rStyle w:val="Hipervnculo"/>
            <w:noProof/>
          </w:rPr>
          <w:fldChar w:fldCharType="begin"/>
        </w:r>
        <w:r w:rsidR="002C5A14" w:rsidRPr="00B57CAD">
          <w:rPr>
            <w:rStyle w:val="Hipervnculo"/>
            <w:noProof/>
          </w:rPr>
          <w:instrText xml:space="preserve"> </w:instrText>
        </w:r>
        <w:r w:rsidR="002C5A14">
          <w:rPr>
            <w:noProof/>
          </w:rPr>
          <w:instrText>HYPERLINK \l "_Toc58911256"</w:instrText>
        </w:r>
        <w:r w:rsidR="002C5A14" w:rsidRPr="00B57CAD">
          <w:rPr>
            <w:rStyle w:val="Hipervnculo"/>
            <w:noProof/>
          </w:rPr>
          <w:instrText xml:space="preserve"> </w:instrText>
        </w:r>
        <w:r w:rsidR="002C5A14" w:rsidRPr="00B57CAD">
          <w:rPr>
            <w:rStyle w:val="Hipervnculo"/>
            <w:noProof/>
          </w:rPr>
        </w:r>
        <w:r w:rsidR="002C5A14" w:rsidRPr="00B57CAD">
          <w:rPr>
            <w:rStyle w:val="Hipervnculo"/>
            <w:noProof/>
          </w:rPr>
          <w:fldChar w:fldCharType="separate"/>
        </w:r>
        <w:r w:rsidR="002C5A14" w:rsidRPr="00B57CAD">
          <w:rPr>
            <w:rStyle w:val="Hipervnculo"/>
            <w:noProof/>
          </w:rPr>
          <w:t>Figure 1 CAV Pilot Roadmap</w:t>
        </w:r>
        <w:r w:rsidR="002C5A14">
          <w:rPr>
            <w:noProof/>
            <w:webHidden/>
          </w:rPr>
          <w:tab/>
        </w:r>
        <w:r w:rsidR="002C5A14">
          <w:rPr>
            <w:noProof/>
            <w:webHidden/>
          </w:rPr>
          <w:fldChar w:fldCharType="begin"/>
        </w:r>
        <w:r w:rsidR="002C5A14">
          <w:rPr>
            <w:noProof/>
            <w:webHidden/>
          </w:rPr>
          <w:instrText xml:space="preserve"> PAGEREF _Toc58911256 \h </w:instrText>
        </w:r>
        <w:r w:rsidR="002C5A14">
          <w:rPr>
            <w:noProof/>
            <w:webHidden/>
          </w:rPr>
        </w:r>
      </w:ins>
      <w:r w:rsidR="002C5A14">
        <w:rPr>
          <w:noProof/>
          <w:webHidden/>
        </w:rPr>
        <w:fldChar w:fldCharType="separate"/>
      </w:r>
      <w:ins w:id="87" w:author="Enric Staromiejski Torregrosa" w:date="2020-12-15T07:54:00Z">
        <w:r w:rsidR="002C5A14">
          <w:rPr>
            <w:noProof/>
            <w:webHidden/>
          </w:rPr>
          <w:t>5</w:t>
        </w:r>
        <w:r w:rsidR="002C5A14">
          <w:rPr>
            <w:noProof/>
            <w:webHidden/>
          </w:rPr>
          <w:fldChar w:fldCharType="end"/>
        </w:r>
        <w:r w:rsidR="002C5A14" w:rsidRPr="00B57CAD">
          <w:rPr>
            <w:rStyle w:val="Hipervnculo"/>
            <w:noProof/>
          </w:rPr>
          <w:fldChar w:fldCharType="end"/>
        </w:r>
      </w:ins>
    </w:p>
    <w:p w14:paraId="0C197B29" w14:textId="1C052BA5" w:rsidR="002C5A14" w:rsidRDefault="002C5A14">
      <w:pPr>
        <w:pStyle w:val="Tabladeilustraciones"/>
        <w:tabs>
          <w:tab w:val="right" w:leader="dot" w:pos="8828"/>
        </w:tabs>
        <w:rPr>
          <w:ins w:id="88" w:author="Enric Staromiejski Torregrosa" w:date="2020-12-15T07:54:00Z"/>
          <w:rFonts w:asciiTheme="minorHAnsi" w:eastAsiaTheme="minorEastAsia" w:hAnsiTheme="minorHAnsi" w:cstheme="minorBidi"/>
          <w:noProof/>
          <w:sz w:val="24"/>
          <w:szCs w:val="24"/>
          <w:lang w:val="es-ES" w:eastAsia="es-ES_tradnl"/>
        </w:rPr>
      </w:pPr>
      <w:ins w:id="89" w:author="Enric Staromiejski Torregrosa" w:date="2020-12-15T07:54:00Z">
        <w:r w:rsidRPr="00B57CAD">
          <w:rPr>
            <w:rStyle w:val="Hipervnculo"/>
            <w:noProof/>
          </w:rPr>
          <w:fldChar w:fldCharType="begin"/>
        </w:r>
        <w:r w:rsidRPr="00B57CAD">
          <w:rPr>
            <w:rStyle w:val="Hipervnculo"/>
            <w:noProof/>
          </w:rPr>
          <w:instrText xml:space="preserve"> </w:instrText>
        </w:r>
        <w:r>
          <w:rPr>
            <w:noProof/>
          </w:rPr>
          <w:instrText>HYPERLINK \l "_Toc58911257"</w:instrText>
        </w:r>
        <w:r w:rsidRPr="00B57CAD">
          <w:rPr>
            <w:rStyle w:val="Hipervnculo"/>
            <w:noProof/>
          </w:rPr>
          <w:instrText xml:space="preserve"> </w:instrText>
        </w:r>
        <w:r w:rsidRPr="00B57CAD">
          <w:rPr>
            <w:rStyle w:val="Hipervnculo"/>
            <w:noProof/>
          </w:rPr>
        </w:r>
        <w:r w:rsidRPr="00B57CAD">
          <w:rPr>
            <w:rStyle w:val="Hipervnculo"/>
            <w:noProof/>
          </w:rPr>
          <w:fldChar w:fldCharType="separate"/>
        </w:r>
        <w:r w:rsidRPr="00B57CAD">
          <w:rPr>
            <w:rStyle w:val="Hipervnculo"/>
            <w:noProof/>
          </w:rPr>
          <w:t>Figure 2 CAV-Application Profile Data Model</w:t>
        </w:r>
        <w:r>
          <w:rPr>
            <w:noProof/>
            <w:webHidden/>
          </w:rPr>
          <w:tab/>
        </w:r>
        <w:r>
          <w:rPr>
            <w:noProof/>
            <w:webHidden/>
          </w:rPr>
          <w:fldChar w:fldCharType="begin"/>
        </w:r>
        <w:r>
          <w:rPr>
            <w:noProof/>
            <w:webHidden/>
          </w:rPr>
          <w:instrText xml:space="preserve"> PAGEREF _Toc58911257 \h </w:instrText>
        </w:r>
        <w:r>
          <w:rPr>
            <w:noProof/>
            <w:webHidden/>
          </w:rPr>
        </w:r>
      </w:ins>
      <w:r>
        <w:rPr>
          <w:noProof/>
          <w:webHidden/>
        </w:rPr>
        <w:fldChar w:fldCharType="separate"/>
      </w:r>
      <w:ins w:id="90" w:author="Enric Staromiejski Torregrosa" w:date="2020-12-15T07:54:00Z">
        <w:r>
          <w:rPr>
            <w:noProof/>
            <w:webHidden/>
          </w:rPr>
          <w:t>6</w:t>
        </w:r>
        <w:r>
          <w:rPr>
            <w:noProof/>
            <w:webHidden/>
          </w:rPr>
          <w:fldChar w:fldCharType="end"/>
        </w:r>
        <w:r w:rsidRPr="00B57CAD">
          <w:rPr>
            <w:rStyle w:val="Hipervnculo"/>
            <w:noProof/>
          </w:rPr>
          <w:fldChar w:fldCharType="end"/>
        </w:r>
      </w:ins>
    </w:p>
    <w:p w14:paraId="48968280" w14:textId="5D7DACE8" w:rsidR="002C5A14" w:rsidRDefault="002C5A14">
      <w:pPr>
        <w:pStyle w:val="Tabladeilustraciones"/>
        <w:tabs>
          <w:tab w:val="right" w:leader="dot" w:pos="8828"/>
        </w:tabs>
        <w:rPr>
          <w:ins w:id="91" w:author="Enric Staromiejski Torregrosa" w:date="2020-12-15T07:54:00Z"/>
          <w:rFonts w:asciiTheme="minorHAnsi" w:eastAsiaTheme="minorEastAsia" w:hAnsiTheme="minorHAnsi" w:cstheme="minorBidi"/>
          <w:noProof/>
          <w:sz w:val="24"/>
          <w:szCs w:val="24"/>
          <w:lang w:val="es-ES" w:eastAsia="es-ES_tradnl"/>
        </w:rPr>
      </w:pPr>
      <w:ins w:id="92" w:author="Enric Staromiejski Torregrosa" w:date="2020-12-15T07:54:00Z">
        <w:r w:rsidRPr="00B57CAD">
          <w:rPr>
            <w:rStyle w:val="Hipervnculo"/>
            <w:noProof/>
          </w:rPr>
          <w:fldChar w:fldCharType="begin"/>
        </w:r>
        <w:r w:rsidRPr="00B57CAD">
          <w:rPr>
            <w:rStyle w:val="Hipervnculo"/>
            <w:noProof/>
          </w:rPr>
          <w:instrText xml:space="preserve"> </w:instrText>
        </w:r>
        <w:r>
          <w:rPr>
            <w:noProof/>
          </w:rPr>
          <w:instrText>HYPERLINK \l "_Toc58911258"</w:instrText>
        </w:r>
        <w:r w:rsidRPr="00B57CAD">
          <w:rPr>
            <w:rStyle w:val="Hipervnculo"/>
            <w:noProof/>
          </w:rPr>
          <w:instrText xml:space="preserve"> </w:instrText>
        </w:r>
        <w:r w:rsidRPr="00B57CAD">
          <w:rPr>
            <w:rStyle w:val="Hipervnculo"/>
            <w:noProof/>
          </w:rPr>
        </w:r>
        <w:r w:rsidRPr="00B57CAD">
          <w:rPr>
            <w:rStyle w:val="Hipervnculo"/>
            <w:noProof/>
          </w:rPr>
          <w:fldChar w:fldCharType="separate"/>
        </w:r>
        <w:r w:rsidRPr="00B57CAD">
          <w:rPr>
            <w:rStyle w:val="Hipervnculo"/>
            <w:noProof/>
          </w:rPr>
          <w:t>Figure 3: SPARQL Query</w:t>
        </w:r>
        <w:r>
          <w:rPr>
            <w:noProof/>
            <w:webHidden/>
          </w:rPr>
          <w:tab/>
        </w:r>
        <w:r>
          <w:rPr>
            <w:noProof/>
            <w:webHidden/>
          </w:rPr>
          <w:fldChar w:fldCharType="begin"/>
        </w:r>
        <w:r>
          <w:rPr>
            <w:noProof/>
            <w:webHidden/>
          </w:rPr>
          <w:instrText xml:space="preserve"> PAGEREF _Toc58911258 \h </w:instrText>
        </w:r>
        <w:r>
          <w:rPr>
            <w:noProof/>
            <w:webHidden/>
          </w:rPr>
        </w:r>
      </w:ins>
      <w:r>
        <w:rPr>
          <w:noProof/>
          <w:webHidden/>
        </w:rPr>
        <w:fldChar w:fldCharType="separate"/>
      </w:r>
      <w:ins w:id="93" w:author="Enric Staromiejski Torregrosa" w:date="2020-12-15T07:54:00Z">
        <w:r>
          <w:rPr>
            <w:noProof/>
            <w:webHidden/>
          </w:rPr>
          <w:t>8</w:t>
        </w:r>
        <w:r>
          <w:rPr>
            <w:noProof/>
            <w:webHidden/>
          </w:rPr>
          <w:fldChar w:fldCharType="end"/>
        </w:r>
        <w:r w:rsidRPr="00B57CAD">
          <w:rPr>
            <w:rStyle w:val="Hipervnculo"/>
            <w:noProof/>
          </w:rPr>
          <w:fldChar w:fldCharType="end"/>
        </w:r>
      </w:ins>
    </w:p>
    <w:p w14:paraId="51194197" w14:textId="0CAF3BE9" w:rsidR="002C5A14" w:rsidRDefault="002C5A14">
      <w:pPr>
        <w:pStyle w:val="Tabladeilustraciones"/>
        <w:tabs>
          <w:tab w:val="right" w:leader="dot" w:pos="8828"/>
        </w:tabs>
        <w:rPr>
          <w:ins w:id="94" w:author="Enric Staromiejski Torregrosa" w:date="2020-12-15T07:54:00Z"/>
          <w:rFonts w:asciiTheme="minorHAnsi" w:eastAsiaTheme="minorEastAsia" w:hAnsiTheme="minorHAnsi" w:cstheme="minorBidi"/>
          <w:noProof/>
          <w:sz w:val="24"/>
          <w:szCs w:val="24"/>
          <w:lang w:val="es-ES" w:eastAsia="es-ES_tradnl"/>
        </w:rPr>
      </w:pPr>
      <w:ins w:id="95" w:author="Enric Staromiejski Torregrosa" w:date="2020-12-15T07:54:00Z">
        <w:r w:rsidRPr="00B57CAD">
          <w:rPr>
            <w:rStyle w:val="Hipervnculo"/>
            <w:noProof/>
          </w:rPr>
          <w:fldChar w:fldCharType="begin"/>
        </w:r>
        <w:r w:rsidRPr="00B57CAD">
          <w:rPr>
            <w:rStyle w:val="Hipervnculo"/>
            <w:noProof/>
          </w:rPr>
          <w:instrText xml:space="preserve"> </w:instrText>
        </w:r>
        <w:r>
          <w:rPr>
            <w:noProof/>
          </w:rPr>
          <w:instrText>HYPERLINK \l "_Toc58911259"</w:instrText>
        </w:r>
        <w:r w:rsidRPr="00B57CAD">
          <w:rPr>
            <w:rStyle w:val="Hipervnculo"/>
            <w:noProof/>
          </w:rPr>
          <w:instrText xml:space="preserve"> </w:instrText>
        </w:r>
        <w:r w:rsidRPr="00B57CAD">
          <w:rPr>
            <w:rStyle w:val="Hipervnculo"/>
            <w:noProof/>
          </w:rPr>
        </w:r>
        <w:r w:rsidRPr="00B57CAD">
          <w:rPr>
            <w:rStyle w:val="Hipervnculo"/>
            <w:noProof/>
          </w:rPr>
          <w:fldChar w:fldCharType="separate"/>
        </w:r>
        <w:r w:rsidRPr="00B57CAD">
          <w:rPr>
            <w:rStyle w:val="Hipervnculo"/>
            <w:noProof/>
          </w:rPr>
          <w:t>Figure 4: Pipeline and visualisation</w:t>
        </w:r>
        <w:r>
          <w:rPr>
            <w:noProof/>
            <w:webHidden/>
          </w:rPr>
          <w:tab/>
        </w:r>
        <w:r>
          <w:rPr>
            <w:noProof/>
            <w:webHidden/>
          </w:rPr>
          <w:fldChar w:fldCharType="begin"/>
        </w:r>
        <w:r>
          <w:rPr>
            <w:noProof/>
            <w:webHidden/>
          </w:rPr>
          <w:instrText xml:space="preserve"> PAGEREF _Toc58911259 \h </w:instrText>
        </w:r>
        <w:r>
          <w:rPr>
            <w:noProof/>
            <w:webHidden/>
          </w:rPr>
        </w:r>
      </w:ins>
      <w:r>
        <w:rPr>
          <w:noProof/>
          <w:webHidden/>
        </w:rPr>
        <w:fldChar w:fldCharType="separate"/>
      </w:r>
      <w:ins w:id="96" w:author="Enric Staromiejski Torregrosa" w:date="2020-12-15T07:54:00Z">
        <w:r>
          <w:rPr>
            <w:noProof/>
            <w:webHidden/>
          </w:rPr>
          <w:t>9</w:t>
        </w:r>
        <w:r>
          <w:rPr>
            <w:noProof/>
            <w:webHidden/>
          </w:rPr>
          <w:fldChar w:fldCharType="end"/>
        </w:r>
        <w:r w:rsidRPr="00B57CAD">
          <w:rPr>
            <w:rStyle w:val="Hipervnculo"/>
            <w:noProof/>
          </w:rPr>
          <w:fldChar w:fldCharType="end"/>
        </w:r>
      </w:ins>
    </w:p>
    <w:p w14:paraId="01EB2280" w14:textId="658BD4B7" w:rsidR="00F13E0A" w:rsidDel="00086BE8" w:rsidRDefault="002C5A14">
      <w:pPr>
        <w:pStyle w:val="Tabladeilustraciones"/>
        <w:tabs>
          <w:tab w:val="right" w:leader="dot" w:pos="8828"/>
        </w:tabs>
        <w:rPr>
          <w:del w:id="97" w:author="Enric Staromiejski Torregrosa" w:date="2020-12-15T07:43:00Z"/>
          <w:rFonts w:asciiTheme="minorHAnsi" w:eastAsiaTheme="minorEastAsia" w:hAnsiTheme="minorHAnsi" w:cstheme="minorBidi"/>
          <w:noProof/>
          <w:sz w:val="22"/>
          <w:szCs w:val="22"/>
          <w:lang w:val="en-US"/>
        </w:rPr>
      </w:pPr>
      <w:del w:id="98" w:author="Enric Staromiejski Torregrosa" w:date="2020-12-15T07:43:00Z">
        <w:r w:rsidDel="00086BE8">
          <w:rPr>
            <w:noProof/>
          </w:rPr>
          <w:fldChar w:fldCharType="begin"/>
        </w:r>
        <w:r w:rsidDel="00086BE8">
          <w:rPr>
            <w:noProof/>
          </w:rPr>
          <w:delInstrText xml:space="preserve"> HYPERLINK \l "_Toc58490254" </w:delInstrText>
        </w:r>
        <w:r w:rsidDel="00086BE8">
          <w:rPr>
            <w:noProof/>
          </w:rPr>
          <w:fldChar w:fldCharType="separate"/>
        </w:r>
      </w:del>
      <w:ins w:id="99" w:author="Enric Staromiejski Torregrosa" w:date="2020-12-15T07:54:00Z">
        <w:r>
          <w:rPr>
            <w:b/>
            <w:bCs/>
            <w:noProof/>
            <w:lang w:val="es-ES"/>
          </w:rPr>
          <w:t>¡Error! Referencia de hipervínculo no válida.</w:t>
        </w:r>
      </w:ins>
      <w:del w:id="100" w:author="Enric Staromiejski Torregrosa" w:date="2020-12-15T07:43:00Z">
        <w:r w:rsidR="00F13E0A" w:rsidRPr="00AC059E" w:rsidDel="00086BE8">
          <w:rPr>
            <w:rStyle w:val="Hipervnculo"/>
            <w:noProof/>
          </w:rPr>
          <w:delText>Figure 1 CAV Pilot Roadmap</w:delText>
        </w:r>
        <w:r w:rsidR="00F13E0A" w:rsidDel="00086BE8">
          <w:rPr>
            <w:noProof/>
            <w:webHidden/>
          </w:rPr>
          <w:tab/>
        </w:r>
        <w:r w:rsidR="00F13E0A" w:rsidDel="00086BE8">
          <w:rPr>
            <w:noProof/>
            <w:webHidden/>
          </w:rPr>
          <w:fldChar w:fldCharType="begin"/>
        </w:r>
        <w:r w:rsidR="00F13E0A" w:rsidDel="00086BE8">
          <w:rPr>
            <w:noProof/>
            <w:webHidden/>
          </w:rPr>
          <w:delInstrText xml:space="preserve"> PAGEREF _Toc58490254 \h </w:delInstrText>
        </w:r>
        <w:r w:rsidR="00F13E0A" w:rsidDel="00086BE8">
          <w:rPr>
            <w:noProof/>
            <w:webHidden/>
          </w:rPr>
        </w:r>
        <w:r w:rsidR="00F13E0A" w:rsidDel="00086BE8">
          <w:rPr>
            <w:noProof/>
            <w:webHidden/>
          </w:rPr>
          <w:fldChar w:fldCharType="separate"/>
        </w:r>
        <w:r w:rsidR="00F13E0A" w:rsidDel="00086BE8">
          <w:rPr>
            <w:noProof/>
            <w:webHidden/>
          </w:rPr>
          <w:delText>5</w:delText>
        </w:r>
        <w:r w:rsidR="00F13E0A" w:rsidDel="00086BE8">
          <w:rPr>
            <w:noProof/>
            <w:webHidden/>
          </w:rPr>
          <w:fldChar w:fldCharType="end"/>
        </w:r>
        <w:r w:rsidDel="00086BE8">
          <w:rPr>
            <w:noProof/>
          </w:rPr>
          <w:fldChar w:fldCharType="end"/>
        </w:r>
      </w:del>
    </w:p>
    <w:p w14:paraId="01EB2281" w14:textId="1AF51DB5" w:rsidR="00F13E0A" w:rsidDel="00086BE8" w:rsidRDefault="002C5A14">
      <w:pPr>
        <w:pStyle w:val="Tabladeilustraciones"/>
        <w:tabs>
          <w:tab w:val="right" w:leader="dot" w:pos="8828"/>
        </w:tabs>
        <w:rPr>
          <w:del w:id="101" w:author="Enric Staromiejski Torregrosa" w:date="2020-12-15T07:43:00Z"/>
          <w:rFonts w:asciiTheme="minorHAnsi" w:eastAsiaTheme="minorEastAsia" w:hAnsiTheme="minorHAnsi" w:cstheme="minorBidi"/>
          <w:noProof/>
          <w:sz w:val="22"/>
          <w:szCs w:val="22"/>
          <w:lang w:val="en-US"/>
        </w:rPr>
      </w:pPr>
      <w:del w:id="102" w:author="Enric Staromiejski Torregrosa" w:date="2020-12-15T07:43:00Z">
        <w:r w:rsidDel="00086BE8">
          <w:rPr>
            <w:noProof/>
          </w:rPr>
          <w:fldChar w:fldCharType="begin"/>
        </w:r>
        <w:r w:rsidDel="00086BE8">
          <w:rPr>
            <w:noProof/>
          </w:rPr>
          <w:delInstrText xml:space="preserve"> HYPERLINK \l "_Toc58490255" </w:delInstrText>
        </w:r>
        <w:r w:rsidDel="00086BE8">
          <w:rPr>
            <w:noProof/>
          </w:rPr>
          <w:fldChar w:fldCharType="separate"/>
        </w:r>
      </w:del>
      <w:ins w:id="103" w:author="Enric Staromiejski Torregrosa" w:date="2020-12-15T07:54:00Z">
        <w:r>
          <w:rPr>
            <w:b/>
            <w:bCs/>
            <w:noProof/>
            <w:lang w:val="es-ES"/>
          </w:rPr>
          <w:t>¡Error! Referencia de hipervínculo no válida.</w:t>
        </w:r>
      </w:ins>
      <w:del w:id="104" w:author="Enric Staromiejski Torregrosa" w:date="2020-12-15T07:43:00Z">
        <w:r w:rsidR="00F13E0A" w:rsidRPr="00AC059E" w:rsidDel="00086BE8">
          <w:rPr>
            <w:rStyle w:val="Hipervnculo"/>
            <w:noProof/>
          </w:rPr>
          <w:delText>Figure 2 CAV-Application Profile Data Model</w:delText>
        </w:r>
        <w:r w:rsidR="00F13E0A" w:rsidDel="00086BE8">
          <w:rPr>
            <w:noProof/>
            <w:webHidden/>
          </w:rPr>
          <w:tab/>
        </w:r>
        <w:r w:rsidR="00F13E0A" w:rsidDel="00086BE8">
          <w:rPr>
            <w:noProof/>
            <w:webHidden/>
          </w:rPr>
          <w:fldChar w:fldCharType="begin"/>
        </w:r>
        <w:r w:rsidR="00F13E0A" w:rsidDel="00086BE8">
          <w:rPr>
            <w:noProof/>
            <w:webHidden/>
          </w:rPr>
          <w:delInstrText xml:space="preserve"> PAGEREF _Toc58490255 \h </w:delInstrText>
        </w:r>
        <w:r w:rsidR="00F13E0A" w:rsidDel="00086BE8">
          <w:rPr>
            <w:noProof/>
            <w:webHidden/>
          </w:rPr>
        </w:r>
        <w:r w:rsidR="00F13E0A" w:rsidDel="00086BE8">
          <w:rPr>
            <w:noProof/>
            <w:webHidden/>
          </w:rPr>
          <w:fldChar w:fldCharType="separate"/>
        </w:r>
        <w:r w:rsidR="00F13E0A" w:rsidDel="00086BE8">
          <w:rPr>
            <w:noProof/>
            <w:webHidden/>
          </w:rPr>
          <w:delText>6</w:delText>
        </w:r>
        <w:r w:rsidR="00F13E0A" w:rsidDel="00086BE8">
          <w:rPr>
            <w:noProof/>
            <w:webHidden/>
          </w:rPr>
          <w:fldChar w:fldCharType="end"/>
        </w:r>
        <w:r w:rsidDel="00086BE8">
          <w:rPr>
            <w:noProof/>
          </w:rPr>
          <w:fldChar w:fldCharType="end"/>
        </w:r>
      </w:del>
    </w:p>
    <w:p w14:paraId="01EB2282" w14:textId="77777777" w:rsidR="001C0D53" w:rsidRDefault="001C0D53" w:rsidP="001C0D53">
      <w:pPr>
        <w:pStyle w:val="TDC1"/>
        <w:rPr>
          <w:rFonts w:asciiTheme="minorHAnsi" w:hAnsiTheme="minorHAnsi"/>
          <w:sz w:val="24"/>
          <w:szCs w:val="22"/>
        </w:rPr>
      </w:pPr>
      <w:r w:rsidRPr="00B6338A">
        <w:rPr>
          <w:rFonts w:asciiTheme="minorHAnsi" w:hAnsiTheme="minorHAnsi"/>
          <w:sz w:val="24"/>
          <w:szCs w:val="22"/>
        </w:rPr>
        <w:fldChar w:fldCharType="end"/>
      </w:r>
    </w:p>
    <w:p w14:paraId="01EB2283" w14:textId="77777777" w:rsidR="001C0D53" w:rsidRDefault="001C0D53" w:rsidP="001C0D53"/>
    <w:p w14:paraId="01EB2284" w14:textId="77777777" w:rsidR="001C0D53" w:rsidRDefault="001C0D53" w:rsidP="001C0D53"/>
    <w:p w14:paraId="01EB2285" w14:textId="77777777" w:rsidR="001C0D53" w:rsidRPr="001C0D53" w:rsidRDefault="001C0D53" w:rsidP="001C0D53"/>
    <w:p w14:paraId="01EB2286" w14:textId="77777777" w:rsidR="001C0D53" w:rsidRDefault="001C0D53" w:rsidP="001C0D53">
      <w:pPr>
        <w:rPr>
          <w:lang w:val="en-US"/>
        </w:rPr>
      </w:pPr>
    </w:p>
    <w:p w14:paraId="01EB2287" w14:textId="77777777" w:rsidR="001C0D53" w:rsidRDefault="001C0D53" w:rsidP="001C0D53">
      <w:pPr>
        <w:rPr>
          <w:lang w:val="en-US"/>
        </w:rPr>
      </w:pPr>
    </w:p>
    <w:p w14:paraId="01EB2288" w14:textId="77777777" w:rsidR="001C0D53" w:rsidRDefault="001C0D53" w:rsidP="001C0D53">
      <w:pPr>
        <w:rPr>
          <w:lang w:val="en-US"/>
        </w:rPr>
      </w:pPr>
    </w:p>
    <w:p w14:paraId="01EB2289" w14:textId="77777777" w:rsidR="001C0D53" w:rsidRDefault="001C0D53" w:rsidP="001C0D53">
      <w:pPr>
        <w:rPr>
          <w:lang w:val="en-US"/>
        </w:rPr>
      </w:pPr>
    </w:p>
    <w:p w14:paraId="01EB228A" w14:textId="77777777" w:rsidR="001C0D53" w:rsidRDefault="001C0D53" w:rsidP="001C0D53">
      <w:pPr>
        <w:rPr>
          <w:lang w:val="en-US"/>
        </w:rPr>
      </w:pPr>
    </w:p>
    <w:p w14:paraId="01EB228B" w14:textId="77777777" w:rsidR="001C0D53" w:rsidRDefault="001C0D53" w:rsidP="001C0D53">
      <w:pPr>
        <w:rPr>
          <w:lang w:val="en-US"/>
        </w:rPr>
      </w:pPr>
    </w:p>
    <w:p w14:paraId="01EB228C" w14:textId="77777777" w:rsidR="001C0D53" w:rsidRDefault="001C0D53" w:rsidP="001C0D53">
      <w:pPr>
        <w:rPr>
          <w:lang w:val="en-US"/>
        </w:rPr>
      </w:pPr>
    </w:p>
    <w:p w14:paraId="01EB228D" w14:textId="77777777" w:rsidR="001C0D53" w:rsidRDefault="001C0D53" w:rsidP="001C0D53">
      <w:pPr>
        <w:rPr>
          <w:lang w:val="en-US"/>
        </w:rPr>
      </w:pPr>
    </w:p>
    <w:p w14:paraId="01EB228E" w14:textId="77777777" w:rsidR="001C0D53" w:rsidRDefault="001C0D53" w:rsidP="001C0D53">
      <w:pPr>
        <w:rPr>
          <w:lang w:val="en-US"/>
        </w:rPr>
      </w:pPr>
    </w:p>
    <w:p w14:paraId="01EB228F" w14:textId="77777777" w:rsidR="001C0D53" w:rsidRDefault="001C0D53" w:rsidP="001C0D53">
      <w:pPr>
        <w:rPr>
          <w:lang w:val="en-US"/>
        </w:rPr>
      </w:pPr>
    </w:p>
    <w:p w14:paraId="01EB2290" w14:textId="77777777" w:rsidR="001C0D53" w:rsidRPr="001C0D53" w:rsidRDefault="001C0D53" w:rsidP="001C0D53">
      <w:pPr>
        <w:rPr>
          <w:lang w:val="en-US"/>
        </w:rPr>
      </w:pPr>
    </w:p>
    <w:p w14:paraId="01EB2291" w14:textId="77777777" w:rsidR="00321EAB" w:rsidRDefault="00321EAB" w:rsidP="00321EAB">
      <w:pPr>
        <w:pStyle w:val="Ttulo1"/>
        <w:rPr>
          <w:lang w:val="en-US"/>
        </w:rPr>
      </w:pPr>
      <w:bookmarkStart w:id="105" w:name="_Toc58911210"/>
      <w:r>
        <w:rPr>
          <w:lang w:val="en-US"/>
        </w:rPr>
        <w:t>Introduction</w:t>
      </w:r>
      <w:bookmarkEnd w:id="1"/>
      <w:bookmarkEnd w:id="105"/>
    </w:p>
    <w:p w14:paraId="01EB2292" w14:textId="232EAEC9" w:rsidR="00321EAB" w:rsidRDefault="00321EAB" w:rsidP="00321EAB">
      <w:pPr>
        <w:rPr>
          <w:lang w:val="en-US"/>
        </w:rPr>
      </w:pPr>
      <w:r>
        <w:rPr>
          <w:lang w:val="en-US"/>
        </w:rPr>
        <w:t>This do</w:t>
      </w:r>
      <w:ins w:id="106" w:author="Enric Staromiejski Torregrosa" w:date="2020-12-15T04:59:00Z">
        <w:r w:rsidR="009C05FD">
          <w:rPr>
            <w:lang w:val="en-US"/>
          </w:rPr>
          <w:t>cument reports the work related to</w:t>
        </w:r>
      </w:ins>
      <w:del w:id="107" w:author="Enric Staromiejski Torregrosa" w:date="2020-12-15T04:59:00Z">
        <w:r w:rsidDel="009C05FD">
          <w:rPr>
            <w:lang w:val="en-US"/>
          </w:rPr>
          <w:delText>cument contains</w:delText>
        </w:r>
      </w:del>
      <w:r>
        <w:rPr>
          <w:lang w:val="en-US"/>
        </w:rPr>
        <w:t xml:space="preserve"> </w:t>
      </w:r>
      <w:del w:id="108" w:author="Enric Staromiejski Torregrosa" w:date="2020-12-15T04:59:00Z">
        <w:r w:rsidDel="009C05FD">
          <w:rPr>
            <w:lang w:val="en-US"/>
          </w:rPr>
          <w:delText xml:space="preserve">the </w:delText>
        </w:r>
      </w:del>
      <w:ins w:id="109" w:author="Enric Staromiejski Torregrosa" w:date="2020-12-15T04:59:00Z">
        <w:r w:rsidR="009C05FD">
          <w:rPr>
            <w:lang w:val="en-US"/>
          </w:rPr>
          <w:t xml:space="preserve">one </w:t>
        </w:r>
      </w:ins>
      <w:r>
        <w:rPr>
          <w:lang w:val="en-US"/>
        </w:rPr>
        <w:t xml:space="preserve">pilot produced over the Core Assessment Vocabulary (CAV) to test the quality of </w:t>
      </w:r>
      <w:ins w:id="110" w:author="Enric Staromiejski Torregrosa" w:date="2020-12-15T04:52:00Z">
        <w:r w:rsidR="009C05FD">
          <w:rPr>
            <w:lang w:val="en-US"/>
          </w:rPr>
          <w:t>the vocabular</w:t>
        </w:r>
      </w:ins>
      <w:ins w:id="111" w:author="Enric Staromiejski Torregrosa" w:date="2020-12-15T04:53:00Z">
        <w:r w:rsidR="009C05FD">
          <w:rPr>
            <w:lang w:val="en-US"/>
          </w:rPr>
          <w:t xml:space="preserve">y </w:t>
        </w:r>
      </w:ins>
      <w:del w:id="112" w:author="Enric Staromiejski Torregrosa" w:date="2020-12-15T04:52:00Z">
        <w:r w:rsidR="00B64CE8" w:rsidDel="009C05FD">
          <w:rPr>
            <w:lang w:val="en-US"/>
          </w:rPr>
          <w:delText>i</w:delText>
        </w:r>
      </w:del>
      <w:del w:id="113" w:author="Enric Staromiejski Torregrosa" w:date="2020-12-15T04:53:00Z">
        <w:r w:rsidR="00B64CE8" w:rsidDel="009C05FD">
          <w:rPr>
            <w:lang w:val="en-US"/>
          </w:rPr>
          <w:delText xml:space="preserve">t </w:delText>
        </w:r>
      </w:del>
      <w:r>
        <w:rPr>
          <w:lang w:val="en-US"/>
        </w:rPr>
        <w:t xml:space="preserve">and </w:t>
      </w:r>
      <w:del w:id="114" w:author="Enric Staromiejski Torregrosa" w:date="2020-12-15T04:53:00Z">
        <w:r w:rsidDel="009C05FD">
          <w:rPr>
            <w:lang w:val="en-US"/>
          </w:rPr>
          <w:delText xml:space="preserve">to </w:delText>
        </w:r>
      </w:del>
      <w:r>
        <w:rPr>
          <w:lang w:val="en-US"/>
        </w:rPr>
        <w:t xml:space="preserve">improve </w:t>
      </w:r>
      <w:del w:id="115" w:author="Enric Staromiejski Torregrosa" w:date="2020-12-15T04:53:00Z">
        <w:r w:rsidR="00B64CE8" w:rsidDel="009C05FD">
          <w:rPr>
            <w:lang w:val="en-US"/>
          </w:rPr>
          <w:delText>the vocabulary</w:delText>
        </w:r>
      </w:del>
      <w:ins w:id="116" w:author="Enric Staromiejski Torregrosa" w:date="2020-12-15T04:53:00Z">
        <w:r w:rsidR="009C05FD">
          <w:rPr>
            <w:lang w:val="en-US"/>
          </w:rPr>
          <w:t>it</w:t>
        </w:r>
      </w:ins>
      <w:r w:rsidR="00B64CE8">
        <w:rPr>
          <w:lang w:val="en-US"/>
        </w:rPr>
        <w:t xml:space="preserve"> if needed</w:t>
      </w:r>
      <w:r>
        <w:rPr>
          <w:lang w:val="en-US"/>
        </w:rPr>
        <w:t xml:space="preserve">. </w:t>
      </w:r>
      <w:ins w:id="117" w:author="Enric Staromiejski Torregrosa" w:date="2020-12-15T04:58:00Z">
        <w:r w:rsidR="009C05FD">
          <w:rPr>
            <w:lang w:val="en-US"/>
          </w:rPr>
          <w:t>T</w:t>
        </w:r>
      </w:ins>
      <w:del w:id="118" w:author="Enric Staromiejski Torregrosa" w:date="2020-12-15T04:58:00Z">
        <w:r w:rsidDel="009C05FD">
          <w:rPr>
            <w:lang w:val="en-US"/>
          </w:rPr>
          <w:delText>For such purpose, t</w:delText>
        </w:r>
      </w:del>
      <w:proofErr w:type="gramStart"/>
      <w:r>
        <w:rPr>
          <w:lang w:val="en-US"/>
        </w:rPr>
        <w:t>he</w:t>
      </w:r>
      <w:proofErr w:type="gramEnd"/>
      <w:r>
        <w:rPr>
          <w:lang w:val="en-US"/>
        </w:rPr>
        <w:t xml:space="preserve"> pilot has been performed together with </w:t>
      </w:r>
      <w:del w:id="119" w:author="Enric Staromiejski Torregrosa" w:date="2020-12-15T04:53:00Z">
        <w:r w:rsidDel="009C05FD">
          <w:rPr>
            <w:lang w:val="en-US"/>
          </w:rPr>
          <w:delText xml:space="preserve">Italy as </w:delText>
        </w:r>
      </w:del>
      <w:ins w:id="120" w:author="Enric Staromiejski Torregrosa" w:date="2020-12-15T04:53:00Z">
        <w:r w:rsidR="009C05FD">
          <w:rPr>
            <w:lang w:val="en-US"/>
          </w:rPr>
          <w:t>an Italian M</w:t>
        </w:r>
      </w:ins>
      <w:del w:id="121" w:author="Enric Staromiejski Torregrosa" w:date="2020-12-15T04:53:00Z">
        <w:r w:rsidDel="009C05FD">
          <w:rPr>
            <w:lang w:val="en-US"/>
          </w:rPr>
          <w:delText>m</w:delText>
        </w:r>
      </w:del>
      <w:r>
        <w:rPr>
          <w:lang w:val="en-US"/>
        </w:rPr>
        <w:t xml:space="preserve">ember </w:t>
      </w:r>
      <w:ins w:id="122" w:author="Enric Staromiejski Torregrosa" w:date="2020-12-15T04:53:00Z">
        <w:r w:rsidR="009C05FD">
          <w:rPr>
            <w:lang w:val="en-US"/>
          </w:rPr>
          <w:t>S</w:t>
        </w:r>
      </w:ins>
      <w:del w:id="123" w:author="Enric Staromiejski Torregrosa" w:date="2020-12-15T04:53:00Z">
        <w:r w:rsidDel="009C05FD">
          <w:rPr>
            <w:lang w:val="en-US"/>
          </w:rPr>
          <w:delText>s</w:delText>
        </w:r>
      </w:del>
      <w:r>
        <w:rPr>
          <w:lang w:val="en-US"/>
        </w:rPr>
        <w:t>tate</w:t>
      </w:r>
      <w:ins w:id="124" w:author="Enric Staromiejski Torregrosa" w:date="2020-12-15T04:53:00Z">
        <w:r w:rsidR="009C05FD">
          <w:rPr>
            <w:lang w:val="en-US"/>
          </w:rPr>
          <w:t xml:space="preserve"> institution</w:t>
        </w:r>
      </w:ins>
      <w:ins w:id="125" w:author="Enric Staromiejski Torregrosa" w:date="2020-12-15T07:01:00Z">
        <w:r w:rsidR="00C0767E">
          <w:rPr>
            <w:lang w:val="en-US"/>
          </w:rPr>
          <w:t xml:space="preserve"> (</w:t>
        </w:r>
        <w:proofErr w:type="spellStart"/>
        <w:r w:rsidR="00C0767E">
          <w:rPr>
            <w:lang w:val="en-US"/>
          </w:rPr>
          <w:t>Anticorruzione</w:t>
        </w:r>
      </w:ins>
      <w:proofErr w:type="spellEnd"/>
      <w:ins w:id="126" w:author="Enric Staromiejski Torregrosa" w:date="2020-12-15T07:02:00Z">
        <w:r w:rsidR="00C0767E">
          <w:rPr>
            <w:rStyle w:val="Refdenotaalpie"/>
            <w:lang w:val="en-US"/>
          </w:rPr>
          <w:footnoteReference w:id="1"/>
        </w:r>
      </w:ins>
      <w:ins w:id="139" w:author="Enric Staromiejski Torregrosa" w:date="2020-12-15T07:01:00Z">
        <w:r w:rsidR="00C0767E">
          <w:rPr>
            <w:lang w:val="en-US"/>
          </w:rPr>
          <w:t>)</w:t>
        </w:r>
      </w:ins>
      <w:r>
        <w:rPr>
          <w:lang w:val="en-US"/>
        </w:rPr>
        <w:t>, wh</w:t>
      </w:r>
      <w:ins w:id="140" w:author="Enric Staromiejski Torregrosa" w:date="2020-12-15T04:53:00Z">
        <w:r w:rsidR="009C05FD">
          <w:rPr>
            <w:lang w:val="en-US"/>
          </w:rPr>
          <w:t>ich</w:t>
        </w:r>
      </w:ins>
      <w:del w:id="141" w:author="Enric Staromiejski Torregrosa" w:date="2020-12-15T04:53:00Z">
        <w:r w:rsidDel="009C05FD">
          <w:rPr>
            <w:lang w:val="en-US"/>
          </w:rPr>
          <w:delText>o</w:delText>
        </w:r>
      </w:del>
      <w:r>
        <w:rPr>
          <w:lang w:val="en-US"/>
        </w:rPr>
        <w:t xml:space="preserve"> provided the use case</w:t>
      </w:r>
      <w:ins w:id="142" w:author="Enric Staromiejski Torregrosa" w:date="2020-12-15T05:00:00Z">
        <w:r w:rsidR="009C05FD">
          <w:rPr>
            <w:lang w:val="en-US"/>
          </w:rPr>
          <w:t xml:space="preserve">, sample </w:t>
        </w:r>
      </w:ins>
      <w:ins w:id="143" w:author="Enric Staromiejski Torregrosa" w:date="2020-12-15T04:53:00Z">
        <w:r w:rsidR="009C05FD">
          <w:rPr>
            <w:lang w:val="en-US"/>
          </w:rPr>
          <w:t>data</w:t>
        </w:r>
      </w:ins>
      <w:ins w:id="144" w:author="Enric Staromiejski Torregrosa" w:date="2020-12-15T05:00:00Z">
        <w:r w:rsidR="009C05FD">
          <w:rPr>
            <w:lang w:val="en-US"/>
          </w:rPr>
          <w:t xml:space="preserve"> and support</w:t>
        </w:r>
      </w:ins>
      <w:del w:id="145" w:author="Enric Staromiejski Torregrosa" w:date="2020-12-15T04:54:00Z">
        <w:r w:rsidDel="009C05FD">
          <w:rPr>
            <w:lang w:val="en-US"/>
          </w:rPr>
          <w:delText xml:space="preserve"> where the </w:delText>
        </w:r>
      </w:del>
      <w:del w:id="146" w:author="Enric Staromiejski Torregrosa" w:date="2020-12-15T05:00:00Z">
        <w:r w:rsidDel="009C05FD">
          <w:rPr>
            <w:lang w:val="en-US"/>
          </w:rPr>
          <w:delText>CAV</w:delText>
        </w:r>
      </w:del>
      <w:del w:id="147" w:author="Enric Staromiejski Torregrosa" w:date="2020-12-15T04:54:00Z">
        <w:r w:rsidDel="009C05FD">
          <w:rPr>
            <w:lang w:val="en-US"/>
          </w:rPr>
          <w:delText xml:space="preserve"> could be used</w:delText>
        </w:r>
      </w:del>
      <w:r>
        <w:rPr>
          <w:lang w:val="en-US"/>
        </w:rPr>
        <w:t>.</w:t>
      </w:r>
    </w:p>
    <w:p w14:paraId="12AE3ED1" w14:textId="77777777" w:rsidR="009C05FD" w:rsidRDefault="00F15697" w:rsidP="00F15697">
      <w:pPr>
        <w:pStyle w:val="Text2"/>
        <w:rPr>
          <w:ins w:id="148" w:author="Enric Staromiejski Torregrosa" w:date="2020-12-15T04:56:00Z"/>
        </w:rPr>
      </w:pPr>
      <w:r w:rsidRPr="00B6338A">
        <w:t xml:space="preserve">The Core Assessment Vocabulary represents, expresses and defines what an “Assessment” of “Assets” is and how to perform the assessment based on “Criteria”. It is a domain-agnostic vocabulary, meaning that it can be used to assess any asset. </w:t>
      </w:r>
    </w:p>
    <w:p w14:paraId="01EB2293" w14:textId="32B1498C" w:rsidR="00F15697" w:rsidRDefault="00F15697" w:rsidP="00F15697">
      <w:pPr>
        <w:pStyle w:val="Text2"/>
        <w:rPr>
          <w:ins w:id="149" w:author="Enric Staromiejski Torregrosa" w:date="2020-12-15T04:55:00Z"/>
        </w:rPr>
      </w:pPr>
      <w:del w:id="150" w:author="Enric Staromiejski Torregrosa" w:date="2020-12-15T04:56:00Z">
        <w:r w:rsidRPr="00B6338A" w:rsidDel="009C05FD">
          <w:delText>Hence, t</w:delText>
        </w:r>
      </w:del>
      <w:ins w:id="151" w:author="Enric Staromiejski Torregrosa" w:date="2020-12-15T04:56:00Z">
        <w:r w:rsidR="009C05FD">
          <w:t>T</w:t>
        </w:r>
      </w:ins>
      <w:r w:rsidRPr="00B6338A">
        <w:t xml:space="preserve">he CAV </w:t>
      </w:r>
      <w:ins w:id="152" w:author="Enric Staromiejski Torregrosa" w:date="2020-12-15T04:56:00Z">
        <w:r w:rsidR="009C05FD">
          <w:t>w</w:t>
        </w:r>
      </w:ins>
      <w:ins w:id="153" w:author="Enric Staromiejski Torregrosa" w:date="2020-12-15T04:57:00Z">
        <w:r w:rsidR="009C05FD">
          <w:t xml:space="preserve">as developed to be the “core vocabulary” </w:t>
        </w:r>
      </w:ins>
      <w:del w:id="154" w:author="Enric Staromiejski Torregrosa" w:date="2020-12-15T04:57:00Z">
        <w:r w:rsidRPr="00B6338A" w:rsidDel="009C05FD">
          <w:delText xml:space="preserve">is at </w:delText>
        </w:r>
        <w:r w:rsidDel="009C05FD">
          <w:delText xml:space="preserve">the </w:delText>
        </w:r>
        <w:r w:rsidRPr="00B6338A" w:rsidDel="009C05FD">
          <w:delText>very core of</w:delText>
        </w:r>
      </w:del>
      <w:ins w:id="155" w:author="Enric Staromiejski Torregrosa" w:date="2020-12-15T04:57:00Z">
        <w:r w:rsidR="009C05FD">
          <w:t>for</w:t>
        </w:r>
      </w:ins>
      <w:r w:rsidRPr="00B6338A">
        <w:t xml:space="preserve"> the CAMSS Ontology. </w:t>
      </w:r>
      <w:del w:id="156" w:author="Enric Staromiejski Torregrosa" w:date="2020-12-15T04:57:00Z">
        <w:r w:rsidRPr="00B6338A" w:rsidDel="009C05FD">
          <w:delText>Or, in other words, t</w:delText>
        </w:r>
      </w:del>
      <w:ins w:id="157" w:author="Enric Staromiejski Torregrosa" w:date="2020-12-15T04:57:00Z">
        <w:r w:rsidR="009C05FD">
          <w:t>T</w:t>
        </w:r>
      </w:ins>
      <w:r w:rsidRPr="00B6338A">
        <w:t xml:space="preserve">he CAMSS Ontology reuses and </w:t>
      </w:r>
      <w:del w:id="158" w:author="Enric Staromiejski Torregrosa" w:date="2020-12-15T04:57:00Z">
        <w:r w:rsidRPr="00B6338A" w:rsidDel="009C05FD">
          <w:delText xml:space="preserve">extends </w:delText>
        </w:r>
      </w:del>
      <w:ins w:id="159" w:author="Enric Staromiejski Torregrosa" w:date="2020-12-15T04:57:00Z">
        <w:r w:rsidR="009C05FD">
          <w:t>c</w:t>
        </w:r>
      </w:ins>
      <w:ins w:id="160" w:author="Enric Staromiejski Torregrosa" w:date="2020-12-15T04:58:00Z">
        <w:r w:rsidR="009C05FD">
          <w:t>ustomises</w:t>
        </w:r>
      </w:ins>
      <w:ins w:id="161" w:author="Enric Staromiejski Torregrosa" w:date="2020-12-15T04:57:00Z">
        <w:r w:rsidR="009C05FD" w:rsidRPr="00B6338A">
          <w:t xml:space="preserve"> </w:t>
        </w:r>
      </w:ins>
      <w:r w:rsidRPr="00B6338A">
        <w:t>the CAV.</w:t>
      </w:r>
      <w:ins w:id="162" w:author="Enric Staromiejski Torregrosa" w:date="2020-12-15T04:55:00Z">
        <w:r w:rsidR="009C05FD">
          <w:t xml:space="preserve"> Therefore, CAMSS is an </w:t>
        </w:r>
      </w:ins>
      <w:ins w:id="163" w:author="Enric Staromiejski Torregrosa" w:date="2020-12-15T04:58:00Z">
        <w:r w:rsidR="009C05FD">
          <w:t>‘</w:t>
        </w:r>
      </w:ins>
      <w:ins w:id="164" w:author="Enric Staromiejski Torregrosa" w:date="2020-12-15T04:55:00Z">
        <w:r w:rsidR="009C05FD">
          <w:t>Application Profile</w:t>
        </w:r>
      </w:ins>
      <w:ins w:id="165" w:author="Enric Staromiejski Torregrosa" w:date="2020-12-15T04:58:00Z">
        <w:r w:rsidR="009C05FD">
          <w:t>’</w:t>
        </w:r>
      </w:ins>
      <w:ins w:id="166" w:author="Enric Staromiejski Torregrosa" w:date="2020-12-15T04:55:00Z">
        <w:r w:rsidR="009C05FD">
          <w:t xml:space="preserve"> of CAV.</w:t>
        </w:r>
      </w:ins>
    </w:p>
    <w:p w14:paraId="7EF21781" w14:textId="16A33008" w:rsidR="009C05FD" w:rsidRPr="00F15697" w:rsidRDefault="009C05FD" w:rsidP="00F15697">
      <w:pPr>
        <w:pStyle w:val="Text2"/>
      </w:pPr>
      <w:ins w:id="167" w:author="Enric Staromiejski Torregrosa" w:date="2020-12-15T04:55:00Z">
        <w:r>
          <w:t xml:space="preserve">Previously to CAMSS, no other extension of the </w:t>
        </w:r>
      </w:ins>
      <w:ins w:id="168" w:author="Enric Staromiejski Torregrosa" w:date="2020-12-15T04:56:00Z">
        <w:r>
          <w:t>CAV had been implemented. Hence the need for new pilots, such as the one presented in this document.</w:t>
        </w:r>
      </w:ins>
    </w:p>
    <w:p w14:paraId="01EB2294" w14:textId="4A7EB0F3" w:rsidR="00321EAB" w:rsidRDefault="00321EAB" w:rsidP="00321EAB">
      <w:pPr>
        <w:pStyle w:val="Ttulo1"/>
        <w:rPr>
          <w:lang w:val="en-US"/>
        </w:rPr>
      </w:pPr>
      <w:bookmarkStart w:id="169" w:name="_Toc58911211"/>
      <w:r>
        <w:rPr>
          <w:lang w:val="en-US"/>
        </w:rPr>
        <w:t>Objective and Scope</w:t>
      </w:r>
      <w:ins w:id="170" w:author="Enric Staromiejski Torregrosa" w:date="2020-12-15T05:05:00Z">
        <w:r w:rsidR="0035039C">
          <w:rPr>
            <w:lang w:val="en-US"/>
          </w:rPr>
          <w:t xml:space="preserve"> of this document</w:t>
        </w:r>
      </w:ins>
      <w:bookmarkEnd w:id="169"/>
      <w:r>
        <w:rPr>
          <w:lang w:val="en-US"/>
        </w:rPr>
        <w:t xml:space="preserve"> </w:t>
      </w:r>
    </w:p>
    <w:p w14:paraId="2994481E" w14:textId="6DEF01E5" w:rsidR="0035039C" w:rsidRDefault="00F15697" w:rsidP="00F15697">
      <w:pPr>
        <w:rPr>
          <w:ins w:id="171" w:author="Enric Staromiejski Torregrosa" w:date="2020-12-15T05:02:00Z"/>
          <w:lang w:val="en-US"/>
        </w:rPr>
      </w:pPr>
      <w:r>
        <w:rPr>
          <w:lang w:val="en-US"/>
        </w:rPr>
        <w:t>The objective of th</w:t>
      </w:r>
      <w:ins w:id="172" w:author="Enric Staromiejski Torregrosa" w:date="2020-12-15T05:05:00Z">
        <w:r w:rsidR="0035039C">
          <w:rPr>
            <w:lang w:val="en-US"/>
          </w:rPr>
          <w:t xml:space="preserve">is document </w:t>
        </w:r>
      </w:ins>
      <w:del w:id="173" w:author="Enric Staromiejski Torregrosa" w:date="2020-12-15T05:04:00Z">
        <w:r w:rsidDel="0035039C">
          <w:rPr>
            <w:lang w:val="en-US"/>
          </w:rPr>
          <w:delText xml:space="preserve">is </w:delText>
        </w:r>
      </w:del>
      <w:del w:id="174" w:author="Enric Staromiejski Torregrosa" w:date="2020-12-15T05:05:00Z">
        <w:r w:rsidDel="0035039C">
          <w:rPr>
            <w:lang w:val="en-US"/>
          </w:rPr>
          <w:delText xml:space="preserve">document </w:delText>
        </w:r>
      </w:del>
      <w:r>
        <w:rPr>
          <w:lang w:val="en-US"/>
        </w:rPr>
        <w:t>is to p</w:t>
      </w:r>
      <w:ins w:id="175" w:author="Enric Staromiejski Torregrosa" w:date="2020-12-15T05:01:00Z">
        <w:r w:rsidR="009C05FD">
          <w:rPr>
            <w:lang w:val="en-US"/>
          </w:rPr>
          <w:t>resent</w:t>
        </w:r>
      </w:ins>
      <w:del w:id="176" w:author="Enric Staromiejski Torregrosa" w:date="2020-12-15T05:01:00Z">
        <w:r w:rsidDel="009C05FD">
          <w:rPr>
            <w:lang w:val="en-US"/>
          </w:rPr>
          <w:delText>rovide</w:delText>
        </w:r>
      </w:del>
      <w:r>
        <w:rPr>
          <w:lang w:val="en-US"/>
        </w:rPr>
        <w:t xml:space="preserve"> the results of the pilot executed over the CAV</w:t>
      </w:r>
      <w:ins w:id="177" w:author="Enric Staromiejski Torregrosa" w:date="2020-12-15T05:01:00Z">
        <w:r w:rsidR="009C05FD">
          <w:rPr>
            <w:lang w:val="en-US"/>
          </w:rPr>
          <w:t>,</w:t>
        </w:r>
      </w:ins>
      <w:r>
        <w:rPr>
          <w:lang w:val="en-US"/>
        </w:rPr>
        <w:t xml:space="preserve"> </w:t>
      </w:r>
      <w:del w:id="178" w:author="Enric Staromiejski Torregrosa" w:date="2020-12-15T05:01:00Z">
        <w:r w:rsidDel="009C05FD">
          <w:rPr>
            <w:lang w:val="en-US"/>
          </w:rPr>
          <w:delText>as well</w:delText>
        </w:r>
      </w:del>
      <w:ins w:id="179" w:author="Enric Staromiejski Torregrosa" w:date="2020-12-15T05:01:00Z">
        <w:r w:rsidR="009C05FD">
          <w:rPr>
            <w:lang w:val="en-US"/>
          </w:rPr>
          <w:t>including:</w:t>
        </w:r>
      </w:ins>
    </w:p>
    <w:p w14:paraId="0AB4DF06" w14:textId="77777777" w:rsidR="0035039C" w:rsidRDefault="00F15697" w:rsidP="002C5A14">
      <w:pPr>
        <w:pStyle w:val="Prrafodelista"/>
        <w:numPr>
          <w:ilvl w:val="0"/>
          <w:numId w:val="9"/>
        </w:numPr>
        <w:rPr>
          <w:ins w:id="180" w:author="Enric Staromiejski Torregrosa" w:date="2020-12-15T05:03:00Z"/>
          <w:lang w:val="en-US"/>
        </w:rPr>
      </w:pPr>
      <w:del w:id="181" w:author="Enric Staromiejski Torregrosa" w:date="2020-12-15T05:02:00Z">
        <w:r w:rsidRPr="0035039C" w:rsidDel="0035039C">
          <w:rPr>
            <w:lang w:val="en-US"/>
            <w:rPrChange w:id="182" w:author="Enric Staromiejski Torregrosa" w:date="2020-12-15T05:03:00Z">
              <w:rPr>
                <w:lang w:val="en-US"/>
              </w:rPr>
            </w:rPrChange>
          </w:rPr>
          <w:delText xml:space="preserve"> </w:delText>
        </w:r>
        <w:r w:rsidRPr="0035039C" w:rsidDel="009C05FD">
          <w:rPr>
            <w:lang w:val="en-US"/>
            <w:rPrChange w:id="183" w:author="Enric Staromiejski Torregrosa" w:date="2020-12-15T05:03:00Z">
              <w:rPr>
                <w:lang w:val="en-US"/>
              </w:rPr>
            </w:rPrChange>
          </w:rPr>
          <w:delText xml:space="preserve">as </w:delText>
        </w:r>
        <w:r w:rsidRPr="0035039C" w:rsidDel="0035039C">
          <w:rPr>
            <w:lang w:val="en-US"/>
            <w:rPrChange w:id="184" w:author="Enric Staromiejski Torregrosa" w:date="2020-12-15T05:03:00Z">
              <w:rPr>
                <w:lang w:val="en-US"/>
              </w:rPr>
            </w:rPrChange>
          </w:rPr>
          <w:delText xml:space="preserve">the </w:delText>
        </w:r>
      </w:del>
      <w:ins w:id="185" w:author="Enric Staromiejski Torregrosa" w:date="2020-12-15T05:02:00Z">
        <w:r w:rsidR="0035039C" w:rsidRPr="0035039C">
          <w:rPr>
            <w:lang w:val="en-US"/>
            <w:rPrChange w:id="186" w:author="Enric Staromiejski Torregrosa" w:date="2020-12-15T05:03:00Z">
              <w:rPr>
                <w:lang w:val="en-US"/>
              </w:rPr>
            </w:rPrChange>
          </w:rPr>
          <w:t>C</w:t>
        </w:r>
      </w:ins>
      <w:del w:id="187" w:author="Enric Staromiejski Torregrosa" w:date="2020-12-15T05:02:00Z">
        <w:r w:rsidRPr="0035039C" w:rsidDel="0035039C">
          <w:rPr>
            <w:lang w:val="en-US"/>
            <w:rPrChange w:id="188" w:author="Enric Staromiejski Torregrosa" w:date="2020-12-15T05:03:00Z">
              <w:rPr>
                <w:lang w:val="en-US"/>
              </w:rPr>
            </w:rPrChange>
          </w:rPr>
          <w:delText>c</w:delText>
        </w:r>
      </w:del>
      <w:r w:rsidRPr="0035039C">
        <w:rPr>
          <w:lang w:val="en-US"/>
          <w:rPrChange w:id="189" w:author="Enric Staromiejski Torregrosa" w:date="2020-12-15T05:03:00Z">
            <w:rPr>
              <w:lang w:val="en-US"/>
            </w:rPr>
          </w:rPrChange>
        </w:rPr>
        <w:t xml:space="preserve">onclusions and results </w:t>
      </w:r>
      <w:del w:id="190" w:author="Enric Staromiejski Torregrosa" w:date="2020-12-15T05:02:00Z">
        <w:r w:rsidRPr="0035039C" w:rsidDel="0035039C">
          <w:rPr>
            <w:lang w:val="en-US"/>
            <w:rPrChange w:id="191" w:author="Enric Staromiejski Torregrosa" w:date="2020-12-15T05:03:00Z">
              <w:rPr>
                <w:lang w:val="en-US"/>
              </w:rPr>
            </w:rPrChange>
          </w:rPr>
          <w:delText xml:space="preserve">which </w:delText>
        </w:r>
      </w:del>
      <w:ins w:id="192" w:author="Enric Staromiejski Torregrosa" w:date="2020-12-15T05:01:00Z">
        <w:r w:rsidR="009C05FD" w:rsidRPr="0035039C">
          <w:rPr>
            <w:lang w:val="en-US"/>
            <w:rPrChange w:id="193" w:author="Enric Staromiejski Torregrosa" w:date="2020-12-15T05:03:00Z">
              <w:rPr>
                <w:lang w:val="en-US"/>
              </w:rPr>
            </w:rPrChange>
          </w:rPr>
          <w:t>on</w:t>
        </w:r>
      </w:ins>
      <w:del w:id="194" w:author="Enric Staromiejski Torregrosa" w:date="2020-12-15T05:01:00Z">
        <w:r w:rsidRPr="0035039C" w:rsidDel="009C05FD">
          <w:rPr>
            <w:lang w:val="en-US"/>
            <w:rPrChange w:id="195" w:author="Enric Staromiejski Torregrosa" w:date="2020-12-15T05:03:00Z">
              <w:rPr>
                <w:lang w:val="en-US"/>
              </w:rPr>
            </w:rPrChange>
          </w:rPr>
          <w:delText>gather</w:delText>
        </w:r>
      </w:del>
      <w:r w:rsidRPr="0035039C">
        <w:rPr>
          <w:lang w:val="en-US"/>
          <w:rPrChange w:id="196" w:author="Enric Staromiejski Torregrosa" w:date="2020-12-15T05:03:00Z">
            <w:rPr>
              <w:lang w:val="en-US"/>
            </w:rPr>
          </w:rPrChange>
        </w:rPr>
        <w:t xml:space="preserve"> the quality of the vocabulary and its reusability in </w:t>
      </w:r>
      <w:ins w:id="197" w:author="Enric Staromiejski Torregrosa" w:date="2020-12-15T05:02:00Z">
        <w:r w:rsidR="0035039C" w:rsidRPr="0035039C">
          <w:rPr>
            <w:lang w:val="en-US"/>
            <w:rPrChange w:id="198" w:author="Enric Staromiejski Torregrosa" w:date="2020-12-15T05:03:00Z">
              <w:rPr>
                <w:lang w:val="en-US"/>
              </w:rPr>
            </w:rPrChange>
          </w:rPr>
          <w:t>the domain of eProcurement;</w:t>
        </w:r>
      </w:ins>
    </w:p>
    <w:p w14:paraId="01EB2295" w14:textId="1F04DFFC" w:rsidR="00F15697" w:rsidRPr="0035039C" w:rsidRDefault="00F15697" w:rsidP="002C5A14">
      <w:pPr>
        <w:pStyle w:val="Prrafodelista"/>
        <w:numPr>
          <w:ilvl w:val="0"/>
          <w:numId w:val="9"/>
        </w:numPr>
        <w:rPr>
          <w:lang w:val="en-US"/>
          <w:rPrChange w:id="199" w:author="Enric Staromiejski Torregrosa" w:date="2020-12-15T05:03:00Z">
            <w:rPr>
              <w:lang w:val="en-US"/>
            </w:rPr>
          </w:rPrChange>
        </w:rPr>
        <w:pPrChange w:id="200" w:author="Enric Staromiejski Torregrosa" w:date="2020-12-15T05:03:00Z">
          <w:pPr/>
        </w:pPrChange>
      </w:pPr>
      <w:del w:id="201" w:author="Enric Staromiejski Torregrosa" w:date="2020-12-15T05:02:00Z">
        <w:r w:rsidRPr="0035039C" w:rsidDel="0035039C">
          <w:rPr>
            <w:lang w:val="en-US"/>
            <w:rPrChange w:id="202" w:author="Enric Staromiejski Torregrosa" w:date="2020-12-15T05:03:00Z">
              <w:rPr>
                <w:lang w:val="en-US"/>
              </w:rPr>
            </w:rPrChange>
          </w:rPr>
          <w:delText>multiple domains, and t</w:delText>
        </w:r>
      </w:del>
      <w:ins w:id="203" w:author="Enric Staromiejski Torregrosa" w:date="2020-12-15T05:02:00Z">
        <w:r w:rsidR="0035039C" w:rsidRPr="0035039C">
          <w:rPr>
            <w:lang w:val="en-US"/>
            <w:rPrChange w:id="204" w:author="Enric Staromiejski Torregrosa" w:date="2020-12-15T05:03:00Z">
              <w:rPr>
                <w:lang w:val="en-US"/>
              </w:rPr>
            </w:rPrChange>
          </w:rPr>
          <w:t>T</w:t>
        </w:r>
      </w:ins>
      <w:r w:rsidRPr="0035039C">
        <w:rPr>
          <w:lang w:val="en-US"/>
          <w:rPrChange w:id="205" w:author="Enric Staromiejski Torregrosa" w:date="2020-12-15T05:03:00Z">
            <w:rPr>
              <w:lang w:val="en-US"/>
            </w:rPr>
          </w:rPrChange>
        </w:rPr>
        <w:t>he improvements implemented in</w:t>
      </w:r>
      <w:del w:id="206" w:author="Enric Staromiejski Torregrosa" w:date="2020-12-15T05:03:00Z">
        <w:r w:rsidRPr="0035039C" w:rsidDel="0035039C">
          <w:rPr>
            <w:lang w:val="en-US"/>
            <w:rPrChange w:id="207" w:author="Enric Staromiejski Torregrosa" w:date="2020-12-15T05:03:00Z">
              <w:rPr>
                <w:lang w:val="en-US"/>
              </w:rPr>
            </w:rPrChange>
          </w:rPr>
          <w:delText>to</w:delText>
        </w:r>
      </w:del>
      <w:r w:rsidRPr="0035039C">
        <w:rPr>
          <w:lang w:val="en-US"/>
          <w:rPrChange w:id="208" w:author="Enric Staromiejski Torregrosa" w:date="2020-12-15T05:03:00Z">
            <w:rPr>
              <w:lang w:val="en-US"/>
            </w:rPr>
          </w:rPrChange>
        </w:rPr>
        <w:t xml:space="preserve"> the </w:t>
      </w:r>
      <w:ins w:id="209" w:author="Enric Staromiejski Torregrosa" w:date="2020-12-15T05:03:00Z">
        <w:r w:rsidR="0035039C">
          <w:rPr>
            <w:lang w:val="en-US"/>
          </w:rPr>
          <w:t xml:space="preserve">CAV </w:t>
        </w:r>
      </w:ins>
      <w:del w:id="210" w:author="Enric Staromiejski Torregrosa" w:date="2020-12-15T05:03:00Z">
        <w:r w:rsidRPr="0035039C" w:rsidDel="0035039C">
          <w:rPr>
            <w:lang w:val="en-US"/>
            <w:rPrChange w:id="211" w:author="Enric Staromiejski Torregrosa" w:date="2020-12-15T05:03:00Z">
              <w:rPr>
                <w:lang w:val="en-US"/>
              </w:rPr>
            </w:rPrChange>
          </w:rPr>
          <w:delText xml:space="preserve">vocabulary </w:delText>
        </w:r>
      </w:del>
      <w:r w:rsidRPr="0035039C">
        <w:rPr>
          <w:lang w:val="en-US"/>
          <w:rPrChange w:id="212" w:author="Enric Staromiejski Torregrosa" w:date="2020-12-15T05:03:00Z">
            <w:rPr>
              <w:lang w:val="en-US"/>
            </w:rPr>
          </w:rPrChange>
        </w:rPr>
        <w:t>for the accomplishment of the pilot</w:t>
      </w:r>
      <w:ins w:id="213" w:author="Enric Staromiejski Torregrosa" w:date="2020-12-15T05:03:00Z">
        <w:r w:rsidR="0035039C">
          <w:rPr>
            <w:lang w:val="en-US"/>
          </w:rPr>
          <w:t>.</w:t>
        </w:r>
      </w:ins>
      <w:del w:id="214" w:author="Enric Staromiejski Torregrosa" w:date="2020-12-15T05:03:00Z">
        <w:r w:rsidRPr="0035039C" w:rsidDel="0035039C">
          <w:rPr>
            <w:lang w:val="en-US"/>
            <w:rPrChange w:id="215" w:author="Enric Staromiejski Torregrosa" w:date="2020-12-15T05:03:00Z">
              <w:rPr>
                <w:lang w:val="en-US"/>
              </w:rPr>
            </w:rPrChange>
          </w:rPr>
          <w:delText>.</w:delText>
        </w:r>
      </w:del>
    </w:p>
    <w:p w14:paraId="01EB2296" w14:textId="377E1210" w:rsidR="00F15697" w:rsidRDefault="00F15697" w:rsidP="00F15697">
      <w:pPr>
        <w:rPr>
          <w:lang w:val="en-US"/>
        </w:rPr>
      </w:pPr>
      <w:del w:id="216" w:author="Enric Staromiejski Torregrosa" w:date="2020-12-15T05:05:00Z">
        <w:r w:rsidDel="0035039C">
          <w:rPr>
            <w:lang w:val="en-US"/>
          </w:rPr>
          <w:delText>The sco</w:delText>
        </w:r>
        <w:r w:rsidR="003717CE" w:rsidDel="0035039C">
          <w:rPr>
            <w:lang w:val="en-US"/>
          </w:rPr>
          <w:delText>pe of</w:delText>
        </w:r>
        <w:r w:rsidDel="0035039C">
          <w:rPr>
            <w:lang w:val="en-US"/>
          </w:rPr>
          <w:delText xml:space="preserve"> this</w:delText>
        </w:r>
      </w:del>
      <w:ins w:id="217" w:author="Enric Staromiejski Torregrosa" w:date="2020-12-15T05:06:00Z">
        <w:r w:rsidR="0035039C">
          <w:rPr>
            <w:lang w:val="en-US"/>
          </w:rPr>
          <w:t xml:space="preserve">The following artefacts and tasks were developed within the compass of the pilot development, and are also </w:t>
        </w:r>
        <w:proofErr w:type="spellStart"/>
        <w:r w:rsidR="0035039C">
          <w:rPr>
            <w:lang w:val="en-US"/>
          </w:rPr>
          <w:t>summari</w:t>
        </w:r>
      </w:ins>
      <w:ins w:id="218" w:author="Enric Staromiejski Torregrosa" w:date="2020-12-15T05:07:00Z">
        <w:r w:rsidR="0035039C">
          <w:rPr>
            <w:lang w:val="en-US"/>
          </w:rPr>
          <w:t>s</w:t>
        </w:r>
      </w:ins>
      <w:ins w:id="219" w:author="Enric Staromiejski Torregrosa" w:date="2020-12-15T05:06:00Z">
        <w:r w:rsidR="0035039C">
          <w:rPr>
            <w:lang w:val="en-US"/>
          </w:rPr>
          <w:t>ed</w:t>
        </w:r>
        <w:proofErr w:type="spellEnd"/>
        <w:r w:rsidR="0035039C">
          <w:rPr>
            <w:lang w:val="en-US"/>
          </w:rPr>
          <w:t xml:space="preserve"> in this document:</w:t>
        </w:r>
      </w:ins>
      <w:del w:id="220" w:author="Enric Staromiejski Torregrosa" w:date="2020-12-15T05:05:00Z">
        <w:r w:rsidDel="0035039C">
          <w:rPr>
            <w:lang w:val="en-US"/>
          </w:rPr>
          <w:delText xml:space="preserve"> document encompasses: </w:delText>
        </w:r>
      </w:del>
    </w:p>
    <w:p w14:paraId="01EB2297" w14:textId="77777777" w:rsidR="00F15697" w:rsidRDefault="00F15697" w:rsidP="00F15697">
      <w:pPr>
        <w:pStyle w:val="Prrafodelista"/>
        <w:numPr>
          <w:ilvl w:val="0"/>
          <w:numId w:val="3"/>
        </w:numPr>
        <w:rPr>
          <w:lang w:val="en-US"/>
        </w:rPr>
      </w:pPr>
      <w:r>
        <w:rPr>
          <w:lang w:val="en-US"/>
        </w:rPr>
        <w:t xml:space="preserve">Conceptual data models used for the CAV Pilot; </w:t>
      </w:r>
    </w:p>
    <w:p w14:paraId="01EB2298" w14:textId="77777777" w:rsidR="00F15697" w:rsidRDefault="00F15697" w:rsidP="00F15697">
      <w:pPr>
        <w:pStyle w:val="Prrafodelista"/>
        <w:numPr>
          <w:ilvl w:val="0"/>
          <w:numId w:val="3"/>
        </w:numPr>
        <w:rPr>
          <w:lang w:val="en-US"/>
        </w:rPr>
      </w:pPr>
      <w:r>
        <w:rPr>
          <w:lang w:val="en-US"/>
        </w:rPr>
        <w:t xml:space="preserve">Constraints and rules specific to the Pilot; </w:t>
      </w:r>
    </w:p>
    <w:p w14:paraId="01EB2299" w14:textId="77777777" w:rsidR="00EB31ED" w:rsidRPr="00EB31ED" w:rsidRDefault="00F15697" w:rsidP="00EB31ED">
      <w:pPr>
        <w:pStyle w:val="Prrafodelista"/>
        <w:numPr>
          <w:ilvl w:val="0"/>
          <w:numId w:val="3"/>
        </w:numPr>
        <w:rPr>
          <w:lang w:val="en-US"/>
        </w:rPr>
      </w:pPr>
      <w:r>
        <w:rPr>
          <w:lang w:val="en-US"/>
        </w:rPr>
        <w:t>A reference implementation of the CAV Pilot as an OWL Turtle syntax.</w:t>
      </w:r>
    </w:p>
    <w:p w14:paraId="01EB229A" w14:textId="77777777" w:rsidR="00EB31ED" w:rsidRDefault="00EB31ED" w:rsidP="00EB31ED">
      <w:pPr>
        <w:pStyle w:val="Ttulo1"/>
        <w:rPr>
          <w:lang w:val="en-US"/>
        </w:rPr>
      </w:pPr>
      <w:bookmarkStart w:id="221" w:name="_Toc58911212"/>
      <w:r>
        <w:rPr>
          <w:lang w:val="en-US"/>
        </w:rPr>
        <w:t>Methodological approach</w:t>
      </w:r>
      <w:bookmarkEnd w:id="221"/>
    </w:p>
    <w:p w14:paraId="01EB229B" w14:textId="77777777" w:rsidR="00EB31ED" w:rsidRDefault="00EB31ED" w:rsidP="00EB31ED">
      <w:pPr>
        <w:rPr>
          <w:lang w:val="en-US"/>
        </w:rPr>
      </w:pPr>
      <w:r>
        <w:rPr>
          <w:lang w:val="en-US"/>
        </w:rPr>
        <w:t>The approach followed for the development of the CAV Pilot sticks to three fundamental principles:</w:t>
      </w:r>
    </w:p>
    <w:p w14:paraId="01EB229C" w14:textId="77777777" w:rsidR="00EB31ED" w:rsidRDefault="00EB31ED" w:rsidP="00EB31ED">
      <w:pPr>
        <w:pStyle w:val="Prrafodelista"/>
        <w:numPr>
          <w:ilvl w:val="0"/>
          <w:numId w:val="4"/>
        </w:numPr>
        <w:rPr>
          <w:lang w:val="en-US"/>
        </w:rPr>
      </w:pPr>
      <w:r>
        <w:rPr>
          <w:lang w:val="en-US"/>
        </w:rPr>
        <w:t xml:space="preserve">Reuse and share (i.e., do not reinvent the wheel); </w:t>
      </w:r>
    </w:p>
    <w:p w14:paraId="01EB229D" w14:textId="77777777" w:rsidR="00EB31ED" w:rsidRPr="00FC0D57" w:rsidRDefault="00EB31ED" w:rsidP="00EB31ED">
      <w:pPr>
        <w:pStyle w:val="Text2"/>
        <w:numPr>
          <w:ilvl w:val="0"/>
          <w:numId w:val="4"/>
        </w:numPr>
      </w:pPr>
      <w:r w:rsidRPr="00FC0D57">
        <w:t>Do not betray the knowledge and experience of the domain, nor the terminology and interpretation of the concepts (i.e. do not invent new terms when they already exist in the communities of practice or generic domains);</w:t>
      </w:r>
    </w:p>
    <w:p w14:paraId="01EB229E" w14:textId="77777777" w:rsidR="00EB31ED" w:rsidRDefault="00EB31ED" w:rsidP="00EB31ED">
      <w:pPr>
        <w:pStyle w:val="Text2"/>
        <w:numPr>
          <w:ilvl w:val="0"/>
          <w:numId w:val="4"/>
        </w:numPr>
      </w:pPr>
      <w:r w:rsidRPr="00FC0D57">
        <w:t xml:space="preserve">Isolate technical and business constraints and rules as much as possible; (i.e. externalise them in separate artefacts, e.g. graph and data shapes for the control and validation of the data). </w:t>
      </w:r>
    </w:p>
    <w:p w14:paraId="01EB229F" w14:textId="77777777" w:rsidR="00EB31ED" w:rsidRPr="00FC0D57" w:rsidRDefault="00EB31ED" w:rsidP="00EB31ED">
      <w:pPr>
        <w:pStyle w:val="Text2"/>
      </w:pPr>
      <w:r w:rsidRPr="00FC0D57">
        <w:t>Thus, one way of facilitating the semantic interoperability consist</w:t>
      </w:r>
      <w:r>
        <w:t>s</w:t>
      </w:r>
      <w:r w:rsidRPr="00FC0D57">
        <w:t xml:space="preserve"> </w:t>
      </w:r>
      <w:r>
        <w:t>of</w:t>
      </w:r>
      <w:r w:rsidRPr="00FC0D57">
        <w:t xml:space="preserve"> reusing existing generic ontologies and vocabularies. This way, the semantics of common concepts and properties are agreed without having to re-discuss them. When concepts or properties have not been identified nor defined for the purposes pursued, they have to be proposed either as extensions or from scratch.  </w:t>
      </w:r>
    </w:p>
    <w:p w14:paraId="01EB22A0" w14:textId="77777777" w:rsidR="001C0D53" w:rsidRDefault="001C0D53" w:rsidP="001C0D53">
      <w:pPr>
        <w:pStyle w:val="Text2"/>
      </w:pPr>
      <w:r w:rsidRPr="00FC0D57">
        <w:lastRenderedPageBreak/>
        <w:t xml:space="preserve">The methodological approach followed for the development of the </w:t>
      </w:r>
      <w:r>
        <w:t>CAV</w:t>
      </w:r>
      <w:r w:rsidRPr="00FC0D57">
        <w:t xml:space="preserve"> </w:t>
      </w:r>
      <w:r>
        <w:t xml:space="preserve">Pilot </w:t>
      </w:r>
      <w:r w:rsidRPr="00FC0D57">
        <w:t>reuses the following ontologies and vocabularies:</w:t>
      </w:r>
    </w:p>
    <w:p w14:paraId="01EB22A1" w14:textId="77777777" w:rsidR="001C0D53" w:rsidRDefault="001C0D53" w:rsidP="001C0D53">
      <w:pPr>
        <w:pStyle w:val="Text2"/>
        <w:numPr>
          <w:ilvl w:val="0"/>
          <w:numId w:val="6"/>
        </w:numPr>
      </w:pPr>
      <w:r w:rsidRPr="00FC0D57">
        <w:t>Friend of a Friend (FOAF);</w:t>
      </w:r>
    </w:p>
    <w:p w14:paraId="01EB22A2" w14:textId="4BF27420" w:rsidR="001C0D53" w:rsidRPr="00FC0D57" w:rsidDel="00AB7E91" w:rsidRDefault="001C0D53" w:rsidP="001C0D53">
      <w:pPr>
        <w:pStyle w:val="Text2"/>
        <w:numPr>
          <w:ilvl w:val="0"/>
          <w:numId w:val="6"/>
        </w:numPr>
        <w:rPr>
          <w:moveFrom w:id="222" w:author="Enric Staromiejski Torregrosa" w:date="2020-12-15T06:23:00Z"/>
        </w:rPr>
      </w:pPr>
      <w:moveFromRangeStart w:id="223" w:author="Enric Staromiejski Torregrosa" w:date="2020-12-15T06:23:00Z" w:name="move58905848"/>
      <w:moveFrom w:id="224" w:author="Enric Staromiejski Torregrosa" w:date="2020-12-15T06:23:00Z">
        <w:r w:rsidRPr="00FC0D57" w:rsidDel="00AB7E91">
          <w:t>Core Criterion and C</w:t>
        </w:r>
        <w:r w:rsidDel="00AB7E91">
          <w:t>ore Evidence Vocabulary (CCCEV);</w:t>
        </w:r>
      </w:moveFrom>
    </w:p>
    <w:moveFromRangeEnd w:id="223"/>
    <w:p w14:paraId="01EB22A3" w14:textId="77777777" w:rsidR="001C0D53" w:rsidRDefault="001C0D53" w:rsidP="001C0D53">
      <w:pPr>
        <w:pStyle w:val="Text2"/>
        <w:numPr>
          <w:ilvl w:val="0"/>
          <w:numId w:val="6"/>
        </w:numPr>
      </w:pPr>
      <w:r>
        <w:t>eProcurement Ontology (</w:t>
      </w:r>
      <w:proofErr w:type="spellStart"/>
      <w:r>
        <w:t>ePO</w:t>
      </w:r>
      <w:proofErr w:type="spellEnd"/>
      <w:r>
        <w:t>);</w:t>
      </w:r>
    </w:p>
    <w:p w14:paraId="01EB22A4" w14:textId="6021CDE4" w:rsidR="001C0D53" w:rsidRDefault="001C0D53" w:rsidP="001C0D53">
      <w:pPr>
        <w:pStyle w:val="Text2"/>
        <w:numPr>
          <w:ilvl w:val="0"/>
          <w:numId w:val="6"/>
        </w:numPr>
        <w:rPr>
          <w:ins w:id="225" w:author="Enric Staromiejski Torregrosa" w:date="2020-12-15T06:23:00Z"/>
        </w:rPr>
      </w:pPr>
      <w:r>
        <w:t>Core Public Service Vocabulary (CPSV)</w:t>
      </w:r>
      <w:ins w:id="226" w:author="Enric Staromiejski Torregrosa" w:date="2020-12-15T06:23:00Z">
        <w:r w:rsidR="00AB7E91">
          <w:t>;</w:t>
        </w:r>
      </w:ins>
      <w:del w:id="227" w:author="Enric Staromiejski Torregrosa" w:date="2020-12-15T06:23:00Z">
        <w:r w:rsidDel="00AB7E91">
          <w:delText>.</w:delText>
        </w:r>
      </w:del>
    </w:p>
    <w:p w14:paraId="319299C4" w14:textId="3E20EC89" w:rsidR="00AB7E91" w:rsidRPr="00FC0D57" w:rsidDel="00AB7E91" w:rsidRDefault="00AB7E91" w:rsidP="002C5A14">
      <w:pPr>
        <w:pStyle w:val="Text2"/>
        <w:numPr>
          <w:ilvl w:val="0"/>
          <w:numId w:val="6"/>
        </w:numPr>
        <w:rPr>
          <w:del w:id="228" w:author="Enric Staromiejski Torregrosa" w:date="2020-12-15T06:24:00Z"/>
          <w:moveTo w:id="229" w:author="Enric Staromiejski Torregrosa" w:date="2020-12-15T06:23:00Z"/>
        </w:rPr>
        <w:pPrChange w:id="230" w:author="Enric Staromiejski Torregrosa" w:date="2020-12-15T06:24:00Z">
          <w:pPr>
            <w:pStyle w:val="Text2"/>
            <w:numPr>
              <w:numId w:val="6"/>
            </w:numPr>
            <w:ind w:left="720" w:hanging="360"/>
          </w:pPr>
        </w:pPrChange>
      </w:pPr>
      <w:moveToRangeStart w:id="231" w:author="Enric Staromiejski Torregrosa" w:date="2020-12-15T06:23:00Z" w:name="move58905848"/>
      <w:moveTo w:id="232" w:author="Enric Staromiejski Torregrosa" w:date="2020-12-15T06:23:00Z">
        <w:r w:rsidRPr="00FC0D57">
          <w:t>Core Criterion and C</w:t>
        </w:r>
        <w:r>
          <w:t>ore Evidence Vocabulary (CCCEV)</w:t>
        </w:r>
        <w:del w:id="233" w:author="Enric Staromiejski Torregrosa" w:date="2020-12-15T06:23:00Z">
          <w:r w:rsidDel="00AB7E91">
            <w:delText>;</w:delText>
          </w:r>
        </w:del>
      </w:moveTo>
    </w:p>
    <w:moveToRangeEnd w:id="231"/>
    <w:p w14:paraId="3D84FAB4" w14:textId="101F16F1" w:rsidR="00AB7E91" w:rsidRPr="00FC0D57" w:rsidRDefault="00AB7E91" w:rsidP="002C5A14">
      <w:pPr>
        <w:pStyle w:val="Text2"/>
        <w:numPr>
          <w:ilvl w:val="0"/>
          <w:numId w:val="6"/>
        </w:numPr>
        <w:pPrChange w:id="234" w:author="Enric Staromiejski Torregrosa" w:date="2020-12-15T06:24:00Z">
          <w:pPr>
            <w:pStyle w:val="Text2"/>
            <w:numPr>
              <w:numId w:val="6"/>
            </w:numPr>
            <w:ind w:left="720" w:hanging="360"/>
          </w:pPr>
        </w:pPrChange>
      </w:pPr>
      <w:ins w:id="235" w:author="Enric Staromiejski Torregrosa" w:date="2020-12-15T06:24:00Z">
        <w:r>
          <w:t>.</w:t>
        </w:r>
      </w:ins>
    </w:p>
    <w:p w14:paraId="01EB22A5" w14:textId="77777777" w:rsidR="00321EAB" w:rsidRDefault="00321EAB" w:rsidP="00321EAB">
      <w:pPr>
        <w:pStyle w:val="Ttulo1"/>
        <w:rPr>
          <w:lang w:val="en-US"/>
        </w:rPr>
      </w:pPr>
      <w:bookmarkStart w:id="236" w:name="_Toc20840891"/>
      <w:bookmarkStart w:id="237" w:name="_Toc58911213"/>
      <w:r>
        <w:rPr>
          <w:lang w:val="en-US"/>
        </w:rPr>
        <w:t>Use Case</w:t>
      </w:r>
      <w:bookmarkEnd w:id="236"/>
      <w:bookmarkEnd w:id="237"/>
    </w:p>
    <w:p w14:paraId="01EB22A6" w14:textId="277ACAB8" w:rsidR="001C0D53" w:rsidRPr="001C3FAD" w:rsidRDefault="001C3FAD" w:rsidP="001C0D53">
      <w:pPr>
        <w:rPr>
          <w:lang w:val="en-US"/>
        </w:rPr>
      </w:pPr>
      <w:r>
        <w:rPr>
          <w:lang w:val="en-US"/>
        </w:rPr>
        <w:t xml:space="preserve">For the </w:t>
      </w:r>
      <w:del w:id="238" w:author="Enric Staromiejski Torregrosa" w:date="2020-12-15T06:24:00Z">
        <w:r w:rsidDel="00AB7E91">
          <w:rPr>
            <w:lang w:val="en-US"/>
          </w:rPr>
          <w:delText>achievement of the purpose of the pilot, which consisted to identify</w:delText>
        </w:r>
      </w:del>
      <w:ins w:id="239" w:author="Enric Staromiejski Torregrosa" w:date="2020-12-15T06:24:00Z">
        <w:r w:rsidR="00AB7E91">
          <w:rPr>
            <w:lang w:val="en-US"/>
          </w:rPr>
          <w:t>identification of</w:t>
        </w:r>
      </w:ins>
      <w:r>
        <w:rPr>
          <w:lang w:val="en-US"/>
        </w:rPr>
        <w:t xml:space="preserve"> a real use case from a member state, the CAMSS team realized a research through CAMSS stakeholders, and Italy expressed its interest to produce an application profile of the CAV providing a use case which consisted </w:t>
      </w:r>
      <w:del w:id="240" w:author="Enric Staromiejski Torregrosa" w:date="2020-12-15T06:24:00Z">
        <w:r w:rsidDel="00AB7E91">
          <w:rPr>
            <w:lang w:val="en-US"/>
          </w:rPr>
          <w:delText xml:space="preserve">on </w:delText>
        </w:r>
      </w:del>
      <w:ins w:id="241" w:author="Enric Staromiejski Torregrosa" w:date="2020-12-15T06:24:00Z">
        <w:r w:rsidR="00AB7E91">
          <w:rPr>
            <w:lang w:val="en-US"/>
          </w:rPr>
          <w:t xml:space="preserve">in </w:t>
        </w:r>
      </w:ins>
      <w:r w:rsidRPr="001C3FAD">
        <w:rPr>
          <w:b/>
          <w:lang w:val="en-US"/>
        </w:rPr>
        <w:t>the MEAT Award Criteria Assessment “</w:t>
      </w:r>
      <w:r w:rsidRPr="001C3FAD">
        <w:rPr>
          <w:b/>
          <w:i/>
          <w:lang w:val="en-US"/>
        </w:rPr>
        <w:t>Most Economic and Advantageous Tender award criteria assessment”</w:t>
      </w:r>
      <w:r>
        <w:rPr>
          <w:b/>
          <w:lang w:val="en-US"/>
        </w:rPr>
        <w:t xml:space="preserve">, based on the </w:t>
      </w:r>
      <w:proofErr w:type="spellStart"/>
      <w:r>
        <w:rPr>
          <w:b/>
          <w:lang w:val="en-US"/>
        </w:rPr>
        <w:t>Electre</w:t>
      </w:r>
      <w:proofErr w:type="spellEnd"/>
      <w:r>
        <w:rPr>
          <w:b/>
          <w:lang w:val="en-US"/>
        </w:rPr>
        <w:t xml:space="preserve"> Method</w:t>
      </w:r>
      <w:r w:rsidR="00C66EC9">
        <w:rPr>
          <w:b/>
          <w:lang w:val="en-US"/>
        </w:rPr>
        <w:t xml:space="preserve"> in the </w:t>
      </w:r>
      <w:r w:rsidR="00C66EC9" w:rsidRPr="00C66EC9">
        <w:rPr>
          <w:b/>
          <w:lang w:val="en-US"/>
        </w:rPr>
        <w:t>eProcurement eEvaluation phase</w:t>
      </w:r>
      <w:r>
        <w:rPr>
          <w:b/>
          <w:lang w:val="en-US"/>
        </w:rPr>
        <w:t xml:space="preserve">. </w:t>
      </w:r>
      <w:r>
        <w:rPr>
          <w:lang w:val="en-US"/>
        </w:rPr>
        <w:t>This method consists on a set of criteri</w:t>
      </w:r>
      <w:ins w:id="242" w:author="Enric Staromiejski Torregrosa" w:date="2020-12-15T06:25:00Z">
        <w:r w:rsidR="00AB7E91">
          <w:rPr>
            <w:lang w:val="en-US"/>
          </w:rPr>
          <w:t>a</w:t>
        </w:r>
      </w:ins>
      <w:del w:id="243" w:author="Enric Staromiejski Torregrosa" w:date="2020-12-15T06:25:00Z">
        <w:r w:rsidDel="00AB7E91">
          <w:rPr>
            <w:lang w:val="en-US"/>
          </w:rPr>
          <w:delText>on</w:delText>
        </w:r>
      </w:del>
      <w:r>
        <w:rPr>
          <w:lang w:val="en-US"/>
        </w:rPr>
        <w:t xml:space="preserve"> </w:t>
      </w:r>
      <w:r w:rsidR="009827AF">
        <w:rPr>
          <w:lang w:val="en-US"/>
        </w:rPr>
        <w:t xml:space="preserve">that allows to assess the advantages and disadvantages between alternatives, in this use case Tenders, in each criterion and prioritize in preference order, the best to the worst. </w:t>
      </w:r>
    </w:p>
    <w:p w14:paraId="01EB22A7" w14:textId="77777777" w:rsidR="001C3FAD" w:rsidRDefault="001C3FAD" w:rsidP="001C0D53">
      <w:pPr>
        <w:rPr>
          <w:lang w:val="en-US"/>
        </w:rPr>
      </w:pPr>
      <w:r>
        <w:rPr>
          <w:lang w:val="en-US"/>
        </w:rPr>
        <w:t xml:space="preserve">The objective of this use case was to analyze whether the CAV could be used for this type of assessment or not, and if not, what would be the evolution necessary to meet this objective. </w:t>
      </w:r>
    </w:p>
    <w:p w14:paraId="01EB22A8" w14:textId="77777777" w:rsidR="009B2FC7" w:rsidRDefault="009B2FC7" w:rsidP="001C0D53">
      <w:pPr>
        <w:rPr>
          <w:lang w:val="en-US"/>
        </w:rPr>
      </w:pPr>
      <w:r>
        <w:rPr>
          <w:lang w:val="en-US"/>
        </w:rPr>
        <w:t xml:space="preserve">Italy provided a set of documentation needed for the production of the pilot and real data set which was used for the analysis and creation of the data model, the t-box and the a-box. </w:t>
      </w:r>
      <w:r w:rsidRPr="009B2FC7">
        <w:rPr>
          <w:i/>
          <w:lang w:val="en-US"/>
        </w:rPr>
        <w:t xml:space="preserve">See the Annex I for the documentation provided by Italy. </w:t>
      </w:r>
    </w:p>
    <w:p w14:paraId="01EB22A9" w14:textId="77777777" w:rsidR="00321EAB" w:rsidRDefault="00321EAB" w:rsidP="00321EAB">
      <w:pPr>
        <w:pStyle w:val="Ttulo2"/>
        <w:rPr>
          <w:lang w:val="en-US"/>
        </w:rPr>
      </w:pPr>
      <w:bookmarkStart w:id="244" w:name="_Toc58911214"/>
      <w:r>
        <w:rPr>
          <w:lang w:val="en-US"/>
        </w:rPr>
        <w:t>Roadmap</w:t>
      </w:r>
      <w:bookmarkEnd w:id="244"/>
    </w:p>
    <w:p w14:paraId="01EB22AA" w14:textId="77777777" w:rsidR="009827AF" w:rsidRDefault="009827AF" w:rsidP="009827AF">
      <w:pPr>
        <w:rPr>
          <w:lang w:val="en-US"/>
        </w:rPr>
      </w:pPr>
      <w:r>
        <w:rPr>
          <w:lang w:val="en-US"/>
        </w:rPr>
        <w:t xml:space="preserve">The </w:t>
      </w:r>
      <w:r w:rsidR="00C66EC9">
        <w:rPr>
          <w:lang w:val="en-US"/>
        </w:rPr>
        <w:t xml:space="preserve">roadmap below shows the activities that were planned and executed to develop the </w:t>
      </w:r>
      <w:r>
        <w:rPr>
          <w:lang w:val="en-US"/>
        </w:rPr>
        <w:t xml:space="preserve">CAV Pilot. The different actors involved were the Member State (Italy), CAMSS Team (CT) and the CAMSS Working group (CWG - external experts and the CAMSS Team). The externals were also reviewing and contributing </w:t>
      </w:r>
      <w:r w:rsidR="003717CE">
        <w:rPr>
          <w:lang w:val="en-US"/>
        </w:rPr>
        <w:t>to</w:t>
      </w:r>
      <w:r>
        <w:rPr>
          <w:lang w:val="en-US"/>
        </w:rPr>
        <w:t xml:space="preserve"> the new release of the CAV: </w:t>
      </w:r>
    </w:p>
    <w:p w14:paraId="01EB22AB" w14:textId="77777777" w:rsidR="009827AF" w:rsidRDefault="009827AF" w:rsidP="009827AF">
      <w:pPr>
        <w:keepNext/>
      </w:pPr>
      <w:commentRangeStart w:id="245"/>
      <w:r w:rsidRPr="00AB7E91">
        <w:rPr>
          <w:noProof/>
          <w:vertAlign w:val="subscript"/>
          <w:lang w:eastAsia="en-GB"/>
          <w:rPrChange w:id="246" w:author="Enric Staromiejski Torregrosa" w:date="2020-12-15T06:25:00Z">
            <w:rPr>
              <w:noProof/>
              <w:lang w:eastAsia="en-GB"/>
            </w:rPr>
          </w:rPrChange>
        </w:rPr>
        <w:lastRenderedPageBreak/>
        <w:drawing>
          <wp:inline distT="0" distB="0" distL="0" distR="0" wp14:anchorId="01EB22CA" wp14:editId="01EB22CB">
            <wp:extent cx="5612130" cy="2859405"/>
            <wp:effectExtent l="0" t="0" r="762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2859405"/>
                    </a:xfrm>
                    <a:prstGeom prst="rect">
                      <a:avLst/>
                    </a:prstGeom>
                  </pic:spPr>
                </pic:pic>
              </a:graphicData>
            </a:graphic>
          </wp:inline>
        </w:drawing>
      </w:r>
      <w:commentRangeEnd w:id="245"/>
      <w:r w:rsidR="00AB7E91">
        <w:rPr>
          <w:rStyle w:val="Refdecomentario"/>
        </w:rPr>
        <w:commentReference w:id="245"/>
      </w:r>
    </w:p>
    <w:p w14:paraId="01EB22AC" w14:textId="71BFA5B0" w:rsidR="009827AF" w:rsidRDefault="009827AF" w:rsidP="009827AF">
      <w:pPr>
        <w:pStyle w:val="Descripcin"/>
        <w:jc w:val="center"/>
      </w:pPr>
      <w:bookmarkStart w:id="247" w:name="_Toc58911256"/>
      <w:r>
        <w:t xml:space="preserve">Figure </w:t>
      </w:r>
      <w:r>
        <w:fldChar w:fldCharType="begin"/>
      </w:r>
      <w:r>
        <w:instrText xml:space="preserve"> SEQ Figure \* ARABIC </w:instrText>
      </w:r>
      <w:r>
        <w:fldChar w:fldCharType="separate"/>
      </w:r>
      <w:r w:rsidR="00183C0C">
        <w:rPr>
          <w:noProof/>
        </w:rPr>
        <w:t>1</w:t>
      </w:r>
      <w:r>
        <w:fldChar w:fldCharType="end"/>
      </w:r>
      <w:r>
        <w:t xml:space="preserve"> CAV Pilot Roadmap</w:t>
      </w:r>
      <w:bookmarkEnd w:id="247"/>
    </w:p>
    <w:p w14:paraId="01EB22AD" w14:textId="77777777" w:rsidR="00F04F5F" w:rsidRDefault="00F04F5F" w:rsidP="00F04F5F">
      <w:pPr>
        <w:pStyle w:val="Ttulo2"/>
        <w:rPr>
          <w:lang w:val="en-US"/>
        </w:rPr>
      </w:pPr>
      <w:bookmarkStart w:id="248" w:name="_Toc58911215"/>
      <w:r>
        <w:rPr>
          <w:lang w:val="en-US"/>
        </w:rPr>
        <w:t>Core Assessment Vocabulary Application Profile</w:t>
      </w:r>
      <w:bookmarkEnd w:id="248"/>
    </w:p>
    <w:p w14:paraId="01EB22AE" w14:textId="7E6F3A8D" w:rsidR="00990D4A" w:rsidRPr="00990D4A" w:rsidRDefault="00990D4A" w:rsidP="00990D4A">
      <w:pPr>
        <w:rPr>
          <w:lang w:val="en-US"/>
        </w:rPr>
      </w:pPr>
      <w:r>
        <w:rPr>
          <w:lang w:val="en-US"/>
        </w:rPr>
        <w:t>Taking as reference the dataset provided by Italy</w:t>
      </w:r>
      <w:ins w:id="249" w:author="Enric Staromiejski Torregrosa" w:date="2020-12-15T06:29:00Z">
        <w:r w:rsidR="00AB7E91">
          <w:rPr>
            <w:lang w:val="en-US"/>
          </w:rPr>
          <w:t xml:space="preserve"> (</w:t>
        </w:r>
      </w:ins>
      <w:del w:id="250" w:author="Enric Staromiejski Torregrosa" w:date="2020-12-15T06:29:00Z">
        <w:r w:rsidDel="00AB7E91">
          <w:rPr>
            <w:lang w:val="en-US"/>
          </w:rPr>
          <w:delText xml:space="preserve"> which consisted o</w:delText>
        </w:r>
        <w:r w:rsidR="003717CE" w:rsidDel="00AB7E91">
          <w:rPr>
            <w:lang w:val="en-US"/>
          </w:rPr>
          <w:delText>f</w:delText>
        </w:r>
        <w:r w:rsidDel="00AB7E91">
          <w:rPr>
            <w:lang w:val="en-US"/>
          </w:rPr>
          <w:delText xml:space="preserve"> </w:delText>
        </w:r>
      </w:del>
      <w:r w:rsidR="003717CE">
        <w:rPr>
          <w:lang w:val="en-US"/>
        </w:rPr>
        <w:t xml:space="preserve">an </w:t>
      </w:r>
      <w:r>
        <w:rPr>
          <w:lang w:val="en-US"/>
        </w:rPr>
        <w:t>evaluation tool</w:t>
      </w:r>
      <w:ins w:id="251" w:author="Enric Staromiejski Torregrosa" w:date="2020-12-15T06:27:00Z">
        <w:r w:rsidR="00AB7E91">
          <w:rPr>
            <w:rStyle w:val="Refdenotaalpie"/>
            <w:lang w:val="en-US"/>
          </w:rPr>
          <w:footnoteReference w:id="2"/>
        </w:r>
      </w:ins>
      <w:r>
        <w:rPr>
          <w:lang w:val="en-US"/>
        </w:rPr>
        <w:t xml:space="preserve"> </w:t>
      </w:r>
      <w:del w:id="263" w:author="Enric Staromiejski Torregrosa" w:date="2020-12-15T06:29:00Z">
        <w:r w:rsidDel="00AB7E91">
          <w:rPr>
            <w:lang w:val="en-US"/>
          </w:rPr>
          <w:delText xml:space="preserve">using </w:delText>
        </w:r>
      </w:del>
      <w:ins w:id="264" w:author="Enric Staromiejski Torregrosa" w:date="2020-12-15T06:29:00Z">
        <w:r w:rsidR="00AB7E91">
          <w:rPr>
            <w:lang w:val="en-US"/>
          </w:rPr>
          <w:t xml:space="preserve">based on </w:t>
        </w:r>
      </w:ins>
      <w:r>
        <w:rPr>
          <w:lang w:val="en-US"/>
        </w:rPr>
        <w:t>the ELECTRE method</w:t>
      </w:r>
      <w:ins w:id="265" w:author="Enric Staromiejski Torregrosa" w:date="2020-12-15T06:29:00Z">
        <w:r w:rsidR="00AB7E91">
          <w:rPr>
            <w:lang w:val="en-US"/>
          </w:rPr>
          <w:t>),</w:t>
        </w:r>
      </w:ins>
      <w:r>
        <w:rPr>
          <w:lang w:val="en-US"/>
        </w:rPr>
        <w:t xml:space="preserve"> the following conceptual data model was produced to represent </w:t>
      </w:r>
      <w:del w:id="266" w:author="Enric Staromiejski Torregrosa" w:date="2020-12-15T06:30:00Z">
        <w:r w:rsidDel="00AB7E91">
          <w:rPr>
            <w:lang w:val="en-US"/>
          </w:rPr>
          <w:delText>how the application profile of the CAV can be implemented</w:delText>
        </w:r>
      </w:del>
      <w:ins w:id="267" w:author="Enric Staromiejski Torregrosa" w:date="2020-12-15T06:30:00Z">
        <w:r w:rsidR="00AB7E91">
          <w:rPr>
            <w:lang w:val="en-US"/>
          </w:rPr>
          <w:t>a CAV-AP design</w:t>
        </w:r>
      </w:ins>
      <w:r>
        <w:rPr>
          <w:lang w:val="en-US"/>
        </w:rPr>
        <w:t xml:space="preserve">: </w:t>
      </w:r>
    </w:p>
    <w:p w14:paraId="01EB22AF" w14:textId="139637D8" w:rsidR="00F04F5F" w:rsidRDefault="00F04F5F" w:rsidP="00F04F5F">
      <w:pPr>
        <w:pStyle w:val="Ttulo3"/>
        <w:rPr>
          <w:ins w:id="268" w:author="Enric Staromiejski Torregrosa" w:date="2020-12-15T07:03:00Z"/>
          <w:lang w:val="en-US"/>
        </w:rPr>
      </w:pPr>
      <w:bookmarkStart w:id="269" w:name="_Toc58911216"/>
      <w:r>
        <w:rPr>
          <w:lang w:val="en-US"/>
        </w:rPr>
        <w:lastRenderedPageBreak/>
        <w:t>Data Model for the CAV Pilot</w:t>
      </w:r>
      <w:bookmarkEnd w:id="269"/>
    </w:p>
    <w:p w14:paraId="04E9272C" w14:textId="4C041666" w:rsidR="003978A5" w:rsidRPr="003978A5" w:rsidRDefault="003978A5" w:rsidP="003978A5">
      <w:pPr>
        <w:rPr>
          <w:lang w:val="en-US"/>
          <w:rPrChange w:id="270" w:author="Enric Staromiejski Torregrosa" w:date="2020-12-15T07:03:00Z">
            <w:rPr>
              <w:lang w:val="en-US"/>
            </w:rPr>
          </w:rPrChange>
        </w:rPr>
        <w:pPrChange w:id="271" w:author="Enric Staromiejski Torregrosa" w:date="2020-12-15T07:03:00Z">
          <w:pPr>
            <w:pStyle w:val="Ttulo3"/>
          </w:pPr>
        </w:pPrChange>
      </w:pPr>
      <w:commentRangeStart w:id="272"/>
      <w:ins w:id="273" w:author="Enric Staromiejski Torregrosa" w:date="2020-12-15T07:03:00Z">
        <w:r>
          <w:rPr>
            <w:lang w:val="en-US"/>
          </w:rPr>
          <w:t xml:space="preserve">The figure below captures the extensions, </w:t>
        </w:r>
        <w:proofErr w:type="spellStart"/>
        <w:r>
          <w:rPr>
            <w:lang w:val="en-US"/>
          </w:rPr>
          <w:t>customisations</w:t>
        </w:r>
      </w:ins>
      <w:proofErr w:type="spellEnd"/>
      <w:ins w:id="274" w:author="Enric Staromiejski Torregrosa" w:date="2020-12-15T07:04:00Z">
        <w:r>
          <w:rPr>
            <w:lang w:val="en-US"/>
          </w:rPr>
          <w:t xml:space="preserve">, </w:t>
        </w:r>
      </w:ins>
      <w:proofErr w:type="spellStart"/>
      <w:ins w:id="275" w:author="Enric Staromiejski Torregrosa" w:date="2020-12-15T07:03:00Z">
        <w:r>
          <w:rPr>
            <w:lang w:val="en-US"/>
          </w:rPr>
          <w:t>codelist</w:t>
        </w:r>
      </w:ins>
      <w:ins w:id="276" w:author="Enric Staromiejski Torregrosa" w:date="2020-12-15T07:04:00Z">
        <w:r>
          <w:rPr>
            <w:lang w:val="en-US"/>
          </w:rPr>
          <w:t>s</w:t>
        </w:r>
        <w:proofErr w:type="spellEnd"/>
        <w:r>
          <w:rPr>
            <w:lang w:val="en-US"/>
          </w:rPr>
          <w:t xml:space="preserve"> and restrictions (the Application Profile) used for the implementation of this pilot, on top of the CAV</w:t>
        </w:r>
      </w:ins>
      <w:ins w:id="277" w:author="Enric Staromiejski Torregrosa" w:date="2020-12-15T07:05:00Z">
        <w:r>
          <w:rPr>
            <w:rStyle w:val="Refdenotaalpie"/>
            <w:lang w:val="en-US"/>
          </w:rPr>
          <w:footnoteReference w:id="3"/>
        </w:r>
      </w:ins>
      <w:ins w:id="283" w:author="Enric Staromiejski Torregrosa" w:date="2020-12-15T07:04:00Z">
        <w:r>
          <w:rPr>
            <w:lang w:val="en-US"/>
          </w:rPr>
          <w:t>.</w:t>
        </w:r>
      </w:ins>
      <w:commentRangeEnd w:id="272"/>
      <w:ins w:id="284" w:author="Enric Staromiejski Torregrosa" w:date="2020-12-15T07:06:00Z">
        <w:r w:rsidR="003D4346">
          <w:rPr>
            <w:rStyle w:val="Refdecomentario"/>
          </w:rPr>
          <w:commentReference w:id="272"/>
        </w:r>
      </w:ins>
    </w:p>
    <w:p w14:paraId="01EB22B0" w14:textId="77777777" w:rsidR="00F04F5F" w:rsidRDefault="00F04F5F" w:rsidP="00F04F5F">
      <w:pPr>
        <w:keepNext/>
      </w:pPr>
      <w:r>
        <w:rPr>
          <w:noProof/>
          <w:lang w:eastAsia="en-GB"/>
        </w:rPr>
        <w:drawing>
          <wp:inline distT="0" distB="0" distL="0" distR="0" wp14:anchorId="01EB22CC" wp14:editId="01EB22CD">
            <wp:extent cx="5612130" cy="5325745"/>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5325745"/>
                    </a:xfrm>
                    <a:prstGeom prst="rect">
                      <a:avLst/>
                    </a:prstGeom>
                  </pic:spPr>
                </pic:pic>
              </a:graphicData>
            </a:graphic>
          </wp:inline>
        </w:drawing>
      </w:r>
    </w:p>
    <w:p w14:paraId="01EB22B1" w14:textId="2B0EE4E4" w:rsidR="00F04F5F" w:rsidRPr="00F04F5F" w:rsidRDefault="00F04F5F" w:rsidP="00F04F5F">
      <w:pPr>
        <w:pStyle w:val="Descripcin"/>
        <w:jc w:val="center"/>
        <w:rPr>
          <w:lang w:val="en-US"/>
        </w:rPr>
      </w:pPr>
      <w:bookmarkStart w:id="285" w:name="_Toc58911257"/>
      <w:r>
        <w:t xml:space="preserve">Figure </w:t>
      </w:r>
      <w:r>
        <w:fldChar w:fldCharType="begin"/>
      </w:r>
      <w:r>
        <w:instrText xml:space="preserve"> SEQ Figure \* ARABIC </w:instrText>
      </w:r>
      <w:r>
        <w:fldChar w:fldCharType="separate"/>
      </w:r>
      <w:r w:rsidR="00183C0C">
        <w:rPr>
          <w:noProof/>
        </w:rPr>
        <w:t>2</w:t>
      </w:r>
      <w:r>
        <w:fldChar w:fldCharType="end"/>
      </w:r>
      <w:r>
        <w:t xml:space="preserve"> CAV-Application Profile Data Model</w:t>
      </w:r>
      <w:bookmarkEnd w:id="285"/>
    </w:p>
    <w:p w14:paraId="01EB22B2" w14:textId="77777777" w:rsidR="00F04F5F" w:rsidRDefault="00F04F5F" w:rsidP="00F04F5F">
      <w:pPr>
        <w:pStyle w:val="Ttulo4"/>
        <w:rPr>
          <w:lang w:val="en-US"/>
        </w:rPr>
      </w:pPr>
      <w:r>
        <w:rPr>
          <w:lang w:val="en-US"/>
        </w:rPr>
        <w:t>Interpretation</w:t>
      </w:r>
    </w:p>
    <w:p w14:paraId="53E5A2A1" w14:textId="77777777" w:rsidR="00BF02BA" w:rsidRDefault="00E24537" w:rsidP="00E24537">
      <w:pPr>
        <w:rPr>
          <w:ins w:id="286" w:author="Enric Staromiejski Torregrosa" w:date="2020-12-15T06:43:00Z"/>
          <w:lang w:val="en-US"/>
        </w:rPr>
      </w:pPr>
      <w:r>
        <w:rPr>
          <w:lang w:val="en-US"/>
        </w:rPr>
        <w:t xml:space="preserve">A </w:t>
      </w:r>
      <w:proofErr w:type="spellStart"/>
      <w:proofErr w:type="gramStart"/>
      <w:r>
        <w:rPr>
          <w:i/>
          <w:lang w:val="en-US"/>
        </w:rPr>
        <w:t>foaf:Agent</w:t>
      </w:r>
      <w:proofErr w:type="spellEnd"/>
      <w:proofErr w:type="gramEnd"/>
      <w:r>
        <w:rPr>
          <w:lang w:val="en-US"/>
        </w:rPr>
        <w:t xml:space="preserve"> is participating in the evaluation process and is playing the role of an evaluator. The evaluator compares the different </w:t>
      </w:r>
      <w:proofErr w:type="spellStart"/>
      <w:r w:rsidRPr="00BD4646">
        <w:rPr>
          <w:b/>
          <w:i/>
          <w:lang w:val="en-US"/>
        </w:rPr>
        <w:t>TenderLot</w:t>
      </w:r>
      <w:r w:rsidR="00F836C6">
        <w:rPr>
          <w:b/>
          <w:i/>
          <w:lang w:val="en-US"/>
        </w:rPr>
        <w:t>s</w:t>
      </w:r>
      <w:proofErr w:type="spellEnd"/>
      <w:r w:rsidRPr="00BD4646">
        <w:rPr>
          <w:b/>
          <w:lang w:val="en-US"/>
        </w:rPr>
        <w:t xml:space="preserve"> </w:t>
      </w:r>
      <w:r>
        <w:rPr>
          <w:lang w:val="en-US"/>
        </w:rPr>
        <w:t>being evaluated</w:t>
      </w:r>
      <w:r w:rsidR="00F836C6">
        <w:rPr>
          <w:lang w:val="en-US"/>
        </w:rPr>
        <w:t xml:space="preserve"> within a procurement procedure</w:t>
      </w:r>
      <w:r>
        <w:rPr>
          <w:lang w:val="en-US"/>
        </w:rPr>
        <w:t xml:space="preserve">. </w:t>
      </w:r>
    </w:p>
    <w:p w14:paraId="5703260B" w14:textId="3066DF33" w:rsidR="00E13E72" w:rsidRDefault="00BF02BA" w:rsidP="00E24537">
      <w:pPr>
        <w:rPr>
          <w:ins w:id="287" w:author="Enric Staromiejski Torregrosa" w:date="2020-12-15T06:44:00Z"/>
          <w:lang w:val="en-US"/>
        </w:rPr>
      </w:pPr>
      <w:ins w:id="288" w:author="Enric Staromiejski Torregrosa" w:date="2020-12-15T06:43:00Z">
        <w:r>
          <w:rPr>
            <w:lang w:val="en-US"/>
          </w:rPr>
          <w:t xml:space="preserve">A </w:t>
        </w:r>
        <w:proofErr w:type="spellStart"/>
        <w:r w:rsidRPr="00E13E72">
          <w:rPr>
            <w:b/>
            <w:bCs/>
            <w:i/>
            <w:iCs/>
            <w:lang w:val="en-US"/>
            <w:rPrChange w:id="289" w:author="Enric Staromiejski Torregrosa" w:date="2020-12-15T06:44:00Z">
              <w:rPr>
                <w:lang w:val="en-US"/>
              </w:rPr>
            </w:rPrChange>
          </w:rPr>
          <w:t>TenderLot</w:t>
        </w:r>
        <w:proofErr w:type="spellEnd"/>
        <w:r>
          <w:rPr>
            <w:lang w:val="en-US"/>
          </w:rPr>
          <w:t xml:space="preserve"> is the </w:t>
        </w:r>
      </w:ins>
      <w:ins w:id="290" w:author="Enric Staromiejski Torregrosa" w:date="2020-12-15T06:44:00Z">
        <w:r w:rsidR="00E13E72">
          <w:rPr>
            <w:lang w:val="en-US"/>
          </w:rPr>
          <w:t>tender</w:t>
        </w:r>
      </w:ins>
      <w:ins w:id="291" w:author="Enric Staromiejski Torregrosa" w:date="2020-12-15T06:43:00Z">
        <w:r>
          <w:rPr>
            <w:lang w:val="en-US"/>
          </w:rPr>
          <w:t xml:space="preserve"> </w:t>
        </w:r>
      </w:ins>
      <w:ins w:id="292" w:author="Enric Staromiejski Torregrosa" w:date="2020-12-15T06:44:00Z">
        <w:r w:rsidR="00E13E72">
          <w:rPr>
            <w:lang w:val="en-US"/>
          </w:rPr>
          <w:t>(the</w:t>
        </w:r>
      </w:ins>
      <w:ins w:id="293" w:author="Enric Staromiejski Torregrosa" w:date="2020-12-15T06:45:00Z">
        <w:r w:rsidR="00E13E72">
          <w:rPr>
            <w:lang w:val="en-US"/>
          </w:rPr>
          <w:t xml:space="preserve"> bid</w:t>
        </w:r>
      </w:ins>
      <w:ins w:id="294" w:author="Enric Staromiejski Torregrosa" w:date="2020-12-15T06:44:00Z">
        <w:r w:rsidR="00E13E72">
          <w:rPr>
            <w:lang w:val="en-US"/>
          </w:rPr>
          <w:t xml:space="preserve">) </w:t>
        </w:r>
      </w:ins>
      <w:ins w:id="295" w:author="Enric Staromiejski Torregrosa" w:date="2020-12-15T06:43:00Z">
        <w:r>
          <w:rPr>
            <w:lang w:val="en-US"/>
          </w:rPr>
          <w:t>submitted by a tenderer for one of the Lots specified in</w:t>
        </w:r>
      </w:ins>
      <w:ins w:id="296" w:author="Enric Staromiejski Torregrosa" w:date="2020-12-15T06:44:00Z">
        <w:r w:rsidR="00E13E72">
          <w:rPr>
            <w:lang w:val="en-US"/>
          </w:rPr>
          <w:t xml:space="preserve"> a</w:t>
        </w:r>
      </w:ins>
      <w:ins w:id="297" w:author="Enric Staromiejski Torregrosa" w:date="2020-12-15T06:43:00Z">
        <w:r>
          <w:rPr>
            <w:lang w:val="en-US"/>
          </w:rPr>
          <w:t xml:space="preserve"> procurement Procedure. </w:t>
        </w:r>
      </w:ins>
    </w:p>
    <w:p w14:paraId="3C561E31" w14:textId="1176E214" w:rsidR="00BF02BA" w:rsidRDefault="00E24537" w:rsidP="00E24537">
      <w:pPr>
        <w:rPr>
          <w:ins w:id="298" w:author="Enric Staromiejski Torregrosa" w:date="2020-12-15T06:34:00Z"/>
          <w:lang w:val="en-US"/>
        </w:rPr>
      </w:pPr>
      <w:r>
        <w:rPr>
          <w:lang w:val="en-US"/>
        </w:rPr>
        <w:t xml:space="preserve">From this comparison, each evaluator selects which is </w:t>
      </w:r>
      <w:del w:id="299" w:author="Enric Staromiejski Torregrosa" w:date="2020-12-15T06:31:00Z">
        <w:r w:rsidDel="00AB7E91">
          <w:rPr>
            <w:lang w:val="en-US"/>
          </w:rPr>
          <w:delText xml:space="preserve">the </w:delText>
        </w:r>
      </w:del>
      <w:ins w:id="300" w:author="Enric Staromiejski Torregrosa" w:date="2020-12-15T06:31:00Z">
        <w:r w:rsidR="00AB7E91">
          <w:rPr>
            <w:lang w:val="en-US"/>
          </w:rPr>
          <w:t xml:space="preserve">a </w:t>
        </w:r>
      </w:ins>
      <w:r>
        <w:rPr>
          <w:lang w:val="en-US"/>
        </w:rPr>
        <w:t xml:space="preserve">better </w:t>
      </w:r>
      <w:proofErr w:type="spellStart"/>
      <w:r w:rsidRPr="00BD4646">
        <w:rPr>
          <w:b/>
          <w:i/>
          <w:lang w:val="en-US"/>
        </w:rPr>
        <w:t>TenderLot</w:t>
      </w:r>
      <w:proofErr w:type="spellEnd"/>
      <w:r w:rsidRPr="00E24537">
        <w:rPr>
          <w:i/>
          <w:lang w:val="en-US"/>
        </w:rPr>
        <w:t xml:space="preserve"> </w:t>
      </w:r>
      <w:r>
        <w:rPr>
          <w:lang w:val="en-US"/>
        </w:rPr>
        <w:t>candida</w:t>
      </w:r>
      <w:r w:rsidR="00BD4646">
        <w:rPr>
          <w:lang w:val="en-US"/>
        </w:rPr>
        <w:t xml:space="preserve">te assigning a preference value, </w:t>
      </w:r>
      <w:proofErr w:type="spellStart"/>
      <w:proofErr w:type="gramStart"/>
      <w:r w:rsidR="00BD4646">
        <w:rPr>
          <w:i/>
          <w:lang w:val="en-US"/>
        </w:rPr>
        <w:t>cap:InputValue</w:t>
      </w:r>
      <w:proofErr w:type="spellEnd"/>
      <w:proofErr w:type="gramEnd"/>
      <w:r w:rsidR="00BD4646">
        <w:rPr>
          <w:i/>
          <w:lang w:val="en-US"/>
        </w:rPr>
        <w:t xml:space="preserve">, </w:t>
      </w:r>
      <w:r w:rsidR="00F836C6">
        <w:rPr>
          <w:lang w:val="en-US"/>
        </w:rPr>
        <w:t>to</w:t>
      </w:r>
      <w:r>
        <w:rPr>
          <w:lang w:val="en-US"/>
        </w:rPr>
        <w:t xml:space="preserve"> the different </w:t>
      </w:r>
      <w:proofErr w:type="spellStart"/>
      <w:r w:rsidRPr="00BD4646">
        <w:rPr>
          <w:b/>
          <w:i/>
          <w:lang w:val="en-US"/>
        </w:rPr>
        <w:t>TenderLot</w:t>
      </w:r>
      <w:r w:rsidR="00BD4646" w:rsidRPr="00BD4646">
        <w:rPr>
          <w:b/>
          <w:i/>
          <w:lang w:val="en-US"/>
        </w:rPr>
        <w:t>s</w:t>
      </w:r>
      <w:proofErr w:type="spellEnd"/>
      <w:r>
        <w:rPr>
          <w:i/>
          <w:lang w:val="en-US"/>
        </w:rPr>
        <w:t xml:space="preserve"> </w:t>
      </w:r>
      <w:r w:rsidRPr="00E24537">
        <w:rPr>
          <w:lang w:val="en-US"/>
        </w:rPr>
        <w:t>compared</w:t>
      </w:r>
      <w:ins w:id="301" w:author="Enric Staromiejski Torregrosa" w:date="2020-12-15T06:56:00Z">
        <w:r w:rsidR="00C0767E">
          <w:rPr>
            <w:rStyle w:val="Refdenotaalpie"/>
            <w:lang w:val="en-US"/>
          </w:rPr>
          <w:footnoteReference w:id="4"/>
        </w:r>
      </w:ins>
      <w:r>
        <w:rPr>
          <w:i/>
          <w:lang w:val="en-US"/>
        </w:rPr>
        <w:t>.</w:t>
      </w:r>
      <w:r w:rsidR="00F836C6">
        <w:rPr>
          <w:lang w:val="en-US"/>
        </w:rPr>
        <w:t xml:space="preserve"> For example, evaluator prefers </w:t>
      </w:r>
      <w:del w:id="307" w:author="Enric Staromiejski Torregrosa" w:date="2020-12-15T06:33:00Z">
        <w:r w:rsidR="00F836C6" w:rsidDel="00BF02BA">
          <w:rPr>
            <w:lang w:val="en-US"/>
          </w:rPr>
          <w:delText xml:space="preserve">the </w:delText>
        </w:r>
      </w:del>
      <w:ins w:id="308" w:author="Enric Staromiejski Torregrosa" w:date="2020-12-15T06:32:00Z">
        <w:r w:rsidR="00AB7E91" w:rsidRPr="00AB7E91">
          <w:rPr>
            <w:i/>
            <w:iCs/>
            <w:lang w:val="en-US"/>
            <w:rPrChange w:id="309" w:author="Enric Staromiejski Torregrosa" w:date="2020-12-15T06:32:00Z">
              <w:rPr>
                <w:lang w:val="en-US"/>
              </w:rPr>
            </w:rPrChange>
          </w:rPr>
          <w:t>a</w:t>
        </w:r>
      </w:ins>
      <w:del w:id="310" w:author="Enric Staromiejski Torregrosa" w:date="2020-12-15T06:31:00Z">
        <w:r w:rsidR="00F836C6" w:rsidDel="00AB7E91">
          <w:rPr>
            <w:lang w:val="en-US"/>
          </w:rPr>
          <w:delText>TenderLot x</w:delText>
        </w:r>
      </w:del>
      <w:r w:rsidR="00F836C6">
        <w:rPr>
          <w:lang w:val="en-US"/>
        </w:rPr>
        <w:t xml:space="preserve"> against </w:t>
      </w:r>
      <w:del w:id="311" w:author="Enric Staromiejski Torregrosa" w:date="2020-12-15T06:32:00Z">
        <w:r w:rsidR="00F836C6" w:rsidDel="00AB7E91">
          <w:rPr>
            <w:lang w:val="en-US"/>
          </w:rPr>
          <w:delText xml:space="preserve">the </w:delText>
        </w:r>
      </w:del>
      <w:del w:id="312" w:author="Enric Staromiejski Torregrosa" w:date="2020-12-15T06:33:00Z">
        <w:r w:rsidR="00F836C6" w:rsidDel="00BF02BA">
          <w:rPr>
            <w:lang w:val="en-US"/>
          </w:rPr>
          <w:delText xml:space="preserve">TenderLot </w:delText>
        </w:r>
      </w:del>
      <w:del w:id="313" w:author="Enric Staromiejski Torregrosa" w:date="2020-12-15T06:32:00Z">
        <w:r w:rsidR="00F836C6" w:rsidRPr="00AB7E91" w:rsidDel="00AB7E91">
          <w:rPr>
            <w:i/>
            <w:iCs/>
            <w:lang w:val="en-US"/>
            <w:rPrChange w:id="314" w:author="Enric Staromiejski Torregrosa" w:date="2020-12-15T06:33:00Z">
              <w:rPr>
                <w:lang w:val="en-US"/>
              </w:rPr>
            </w:rPrChange>
          </w:rPr>
          <w:delText xml:space="preserve">y </w:delText>
        </w:r>
      </w:del>
      <w:ins w:id="315" w:author="Enric Staromiejski Torregrosa" w:date="2020-12-15T06:32:00Z">
        <w:r w:rsidR="00AB7E91" w:rsidRPr="00AB7E91">
          <w:rPr>
            <w:i/>
            <w:iCs/>
            <w:lang w:val="en-US"/>
            <w:rPrChange w:id="316" w:author="Enric Staromiejski Torregrosa" w:date="2020-12-15T06:33:00Z">
              <w:rPr>
                <w:lang w:val="en-US"/>
              </w:rPr>
            </w:rPrChange>
          </w:rPr>
          <w:t>a’</w:t>
        </w:r>
        <w:r w:rsidR="00AB7E91">
          <w:rPr>
            <w:lang w:val="en-US"/>
          </w:rPr>
          <w:t xml:space="preserve"> </w:t>
        </w:r>
      </w:ins>
      <w:r w:rsidR="00F836C6">
        <w:rPr>
          <w:lang w:val="en-US"/>
        </w:rPr>
        <w:t xml:space="preserve">with a preference value </w:t>
      </w:r>
      <w:ins w:id="317" w:author="Enric Staromiejski Torregrosa" w:date="2020-12-15T06:45:00Z">
        <w:r w:rsidR="00E13E72">
          <w:rPr>
            <w:lang w:val="en-US"/>
          </w:rPr>
          <w:t xml:space="preserve">of </w:t>
        </w:r>
      </w:ins>
      <w:ins w:id="318" w:author="Enric Staromiejski Torregrosa" w:date="2020-12-15T06:33:00Z">
        <w:r w:rsidR="00BF02BA" w:rsidRPr="00BF02BA">
          <w:rPr>
            <w:i/>
            <w:iCs/>
            <w:lang w:val="en-US"/>
            <w:rPrChange w:id="319" w:author="Enric Staromiejski Torregrosa" w:date="2020-12-15T06:33:00Z">
              <w:rPr>
                <w:lang w:val="en-US"/>
              </w:rPr>
            </w:rPrChange>
          </w:rPr>
          <w:t>p</w:t>
        </w:r>
      </w:ins>
      <w:del w:id="320" w:author="Enric Staromiejski Torregrosa" w:date="2020-12-15T06:31:00Z">
        <w:r w:rsidR="00F836C6" w:rsidDel="00AB7E91">
          <w:rPr>
            <w:lang w:val="en-US"/>
          </w:rPr>
          <w:delText>6</w:delText>
        </w:r>
      </w:del>
      <w:r w:rsidR="00F836C6">
        <w:rPr>
          <w:lang w:val="en-US"/>
        </w:rPr>
        <w:t xml:space="preserve">, </w:t>
      </w:r>
      <w:ins w:id="321" w:author="Enric Staromiejski Torregrosa" w:date="2020-12-15T06:34:00Z">
        <w:r w:rsidR="00BF02BA">
          <w:rPr>
            <w:lang w:val="en-US"/>
          </w:rPr>
          <w:t>where:</w:t>
        </w:r>
      </w:ins>
    </w:p>
    <w:p w14:paraId="1D94613A" w14:textId="7416FF62" w:rsidR="00BF02BA" w:rsidRDefault="00BF02BA" w:rsidP="00BF02BA">
      <w:pPr>
        <w:pStyle w:val="Prrafodelista"/>
        <w:numPr>
          <w:ilvl w:val="0"/>
          <w:numId w:val="6"/>
        </w:numPr>
        <w:rPr>
          <w:ins w:id="322" w:author="Enric Staromiejski Torregrosa" w:date="2020-12-15T06:36:00Z"/>
          <w:lang w:val="en-US"/>
        </w:rPr>
      </w:pPr>
      <w:ins w:id="323" w:author="Enric Staromiejski Torregrosa" w:date="2020-12-15T06:34:00Z">
        <w:r w:rsidRPr="00BF02BA">
          <w:rPr>
            <w:i/>
            <w:iCs/>
            <w:lang w:val="en-US"/>
            <w:rPrChange w:id="324" w:author="Enric Staromiejski Torregrosa" w:date="2020-12-15T06:34:00Z">
              <w:rPr>
                <w:lang w:val="en-US"/>
              </w:rPr>
            </w:rPrChange>
          </w:rPr>
          <w:t>a</w:t>
        </w:r>
        <w:r>
          <w:rPr>
            <w:lang w:val="en-US"/>
          </w:rPr>
          <w:t xml:space="preserve"> and </w:t>
        </w:r>
        <w:r w:rsidRPr="00BF02BA">
          <w:rPr>
            <w:i/>
            <w:iCs/>
            <w:lang w:val="en-US"/>
            <w:rPrChange w:id="325" w:author="Enric Staromiejski Torregrosa" w:date="2020-12-15T06:34:00Z">
              <w:rPr>
                <w:lang w:val="en-US"/>
              </w:rPr>
            </w:rPrChange>
          </w:rPr>
          <w:t>a’</w:t>
        </w:r>
        <w:r>
          <w:rPr>
            <w:lang w:val="en-US"/>
          </w:rPr>
          <w:t xml:space="preserve"> represent </w:t>
        </w:r>
      </w:ins>
      <w:ins w:id="326" w:author="Enric Staromiejski Torregrosa" w:date="2020-12-15T06:35:00Z">
        <w:r>
          <w:rPr>
            <w:lang w:val="en-US"/>
          </w:rPr>
          <w:t xml:space="preserve">two different </w:t>
        </w:r>
      </w:ins>
      <w:proofErr w:type="spellStart"/>
      <w:ins w:id="327" w:author="Enric Staromiejski Torregrosa" w:date="2020-12-15T06:34:00Z">
        <w:r w:rsidRPr="00E13E72">
          <w:rPr>
            <w:b/>
            <w:bCs/>
            <w:i/>
            <w:iCs/>
            <w:lang w:val="en-US"/>
            <w:rPrChange w:id="328" w:author="Enric Staromiejski Torregrosa" w:date="2020-12-15T06:46:00Z">
              <w:rPr>
                <w:lang w:val="en-US"/>
              </w:rPr>
            </w:rPrChange>
          </w:rPr>
          <w:t>TenderLots</w:t>
        </w:r>
      </w:ins>
      <w:proofErr w:type="spellEnd"/>
      <w:ins w:id="329" w:author="Enric Staromiejski Torregrosa" w:date="2020-12-15T06:35:00Z">
        <w:r>
          <w:rPr>
            <w:lang w:val="en-US"/>
          </w:rPr>
          <w:t xml:space="preserve"> amongst all the ones submitted, and for each </w:t>
        </w:r>
      </w:ins>
      <w:ins w:id="330" w:author="Enric Staromiejski Torregrosa" w:date="2020-12-15T06:36:00Z">
        <w:r>
          <w:rPr>
            <w:lang w:val="en-US"/>
          </w:rPr>
          <w:t xml:space="preserve">criterion defined in the procurement documents; and </w:t>
        </w:r>
      </w:ins>
    </w:p>
    <w:p w14:paraId="01EB22B3" w14:textId="4F086E28" w:rsidR="00F836C6" w:rsidRPr="00BF02BA" w:rsidRDefault="00BF02BA" w:rsidP="00BF02BA">
      <w:pPr>
        <w:pStyle w:val="Prrafodelista"/>
        <w:numPr>
          <w:ilvl w:val="0"/>
          <w:numId w:val="6"/>
        </w:numPr>
        <w:rPr>
          <w:lang w:val="en-US"/>
          <w:rPrChange w:id="331" w:author="Enric Staromiejski Torregrosa" w:date="2020-12-15T06:34:00Z">
            <w:rPr>
              <w:lang w:val="en-US"/>
            </w:rPr>
          </w:rPrChange>
        </w:rPr>
        <w:pPrChange w:id="332" w:author="Enric Staromiejski Torregrosa" w:date="2020-12-15T06:34:00Z">
          <w:pPr/>
        </w:pPrChange>
      </w:pPr>
      <w:ins w:id="333" w:author="Enric Staromiejski Torregrosa" w:date="2020-12-15T06:36:00Z">
        <w:r w:rsidRPr="00BF02BA">
          <w:rPr>
            <w:i/>
            <w:iCs/>
            <w:lang w:val="en-US"/>
            <w:rPrChange w:id="334" w:author="Enric Staromiejski Torregrosa" w:date="2020-12-15T06:36:00Z">
              <w:rPr>
                <w:lang w:val="en-US"/>
              </w:rPr>
            </w:rPrChange>
          </w:rPr>
          <w:t>z</w:t>
        </w:r>
      </w:ins>
      <w:ins w:id="335" w:author="Enric Staromiejski Torregrosa" w:date="2020-12-15T06:34:00Z">
        <w:r>
          <w:rPr>
            <w:lang w:val="en-US"/>
          </w:rPr>
          <w:t xml:space="preserve"> </w:t>
        </w:r>
      </w:ins>
      <w:ins w:id="336" w:author="Enric Staromiejski Torregrosa" w:date="2020-12-15T06:36:00Z">
        <w:r>
          <w:rPr>
            <w:lang w:val="en-US"/>
          </w:rPr>
          <w:t>is the subjective val</w:t>
        </w:r>
      </w:ins>
      <w:ins w:id="337" w:author="Enric Staromiejski Torregrosa" w:date="2020-12-15T06:37:00Z">
        <w:r>
          <w:rPr>
            <w:lang w:val="en-US"/>
          </w:rPr>
          <w:t xml:space="preserve">ue assigned by the evaluator to the </w:t>
        </w:r>
        <w:proofErr w:type="spellStart"/>
        <w:r>
          <w:rPr>
            <w:lang w:val="en-US"/>
          </w:rPr>
          <w:t>TenderLot</w:t>
        </w:r>
        <w:proofErr w:type="spellEnd"/>
        <w:r>
          <w:rPr>
            <w:lang w:val="en-US"/>
          </w:rPr>
          <w:t xml:space="preserve"> </w:t>
        </w:r>
      </w:ins>
      <w:ins w:id="338" w:author="Enric Staromiejski Torregrosa" w:date="2020-12-15T06:38:00Z">
        <w:r>
          <w:rPr>
            <w:lang w:val="en-US"/>
          </w:rPr>
          <w:t>that best fits the criterion. Th</w:t>
        </w:r>
      </w:ins>
      <w:ins w:id="339" w:author="Enric Staromiejski Torregrosa" w:date="2020-12-15T06:39:00Z">
        <w:r>
          <w:rPr>
            <w:lang w:val="en-US"/>
          </w:rPr>
          <w:t>e</w:t>
        </w:r>
      </w:ins>
      <w:ins w:id="340" w:author="Enric Staromiejski Torregrosa" w:date="2020-12-15T06:38:00Z">
        <w:r>
          <w:rPr>
            <w:lang w:val="en-US"/>
          </w:rPr>
          <w:t xml:space="preserve"> value </w:t>
        </w:r>
      </w:ins>
      <w:ins w:id="341" w:author="Enric Staromiejski Torregrosa" w:date="2020-12-15T06:39:00Z">
        <w:r>
          <w:rPr>
            <w:lang w:val="en-US"/>
          </w:rPr>
          <w:t xml:space="preserve">ranges </w:t>
        </w:r>
      </w:ins>
      <w:ins w:id="342" w:author="Enric Staromiejski Torregrosa" w:date="2020-12-15T06:38:00Z">
        <w:r>
          <w:rPr>
            <w:lang w:val="en-US"/>
          </w:rPr>
          <w:t xml:space="preserve">between </w:t>
        </w:r>
      </w:ins>
      <w:ins w:id="343" w:author="Enric Staromiejski Torregrosa" w:date="2020-12-15T06:39:00Z">
        <w:r>
          <w:rPr>
            <w:lang w:val="en-US"/>
          </w:rPr>
          <w:t xml:space="preserve">a </w:t>
        </w:r>
      </w:ins>
      <w:ins w:id="344" w:author="Enric Staromiejski Torregrosa" w:date="2020-12-15T06:38:00Z">
        <w:r>
          <w:rPr>
            <w:lang w:val="en-US"/>
          </w:rPr>
          <w:t>minimum</w:t>
        </w:r>
      </w:ins>
      <w:ins w:id="345" w:author="Enric Staromiejski Torregrosa" w:date="2020-12-15T06:39:00Z">
        <w:r>
          <w:rPr>
            <w:lang w:val="en-US"/>
          </w:rPr>
          <w:t xml:space="preserve"> a maximum threshold established in the call for tenders</w:t>
        </w:r>
      </w:ins>
      <w:ins w:id="346" w:author="Enric Staromiejski Torregrosa" w:date="2020-12-15T06:46:00Z">
        <w:r w:rsidR="00E13E72">
          <w:rPr>
            <w:lang w:val="en-US"/>
          </w:rPr>
          <w:t xml:space="preserve"> (</w:t>
        </w:r>
        <w:proofErr w:type="gramStart"/>
        <w:r w:rsidR="00E13E72">
          <w:rPr>
            <w:lang w:val="en-US"/>
          </w:rPr>
          <w:t>e.g.</w:t>
        </w:r>
        <w:proofErr w:type="gramEnd"/>
        <w:r w:rsidR="00E13E72">
          <w:rPr>
            <w:lang w:val="en-US"/>
          </w:rPr>
          <w:t xml:space="preserve"> 1 </w:t>
        </w:r>
      </w:ins>
      <w:ins w:id="347" w:author="Enric Staromiejski Torregrosa" w:date="2020-12-15T06:47:00Z">
        <w:r w:rsidR="00E13E72">
          <w:rPr>
            <w:lang w:val="en-US"/>
          </w:rPr>
          <w:t>to</w:t>
        </w:r>
      </w:ins>
      <w:ins w:id="348" w:author="Enric Staromiejski Torregrosa" w:date="2020-12-15T06:46:00Z">
        <w:r w:rsidR="00E13E72">
          <w:rPr>
            <w:lang w:val="en-US"/>
          </w:rPr>
          <w:t xml:space="preserve"> 6 for criterion 1, 1 to 3 for criterion 2, etc.)</w:t>
        </w:r>
      </w:ins>
      <w:ins w:id="349" w:author="Enric Staromiejski Torregrosa" w:date="2020-12-15T06:39:00Z">
        <w:r>
          <w:rPr>
            <w:lang w:val="en-US"/>
          </w:rPr>
          <w:t xml:space="preserve">, and </w:t>
        </w:r>
      </w:ins>
      <w:ins w:id="350" w:author="Enric Staromiejski Torregrosa" w:date="2020-12-15T06:47:00Z">
        <w:r w:rsidR="00E13E72">
          <w:rPr>
            <w:lang w:val="en-US"/>
          </w:rPr>
          <w:t xml:space="preserve">it </w:t>
        </w:r>
      </w:ins>
      <w:ins w:id="351" w:author="Enric Staromiejski Torregrosa" w:date="2020-12-15T06:39:00Z">
        <w:r>
          <w:rPr>
            <w:lang w:val="en-US"/>
          </w:rPr>
          <w:t>is used to calculate the relative weight of th</w:t>
        </w:r>
      </w:ins>
      <w:ins w:id="352" w:author="Enric Staromiejski Torregrosa" w:date="2020-12-15T06:40:00Z">
        <w:r>
          <w:rPr>
            <w:lang w:val="en-US"/>
          </w:rPr>
          <w:t xml:space="preserve">e preferred </w:t>
        </w:r>
        <w:proofErr w:type="spellStart"/>
        <w:r>
          <w:rPr>
            <w:lang w:val="en-US"/>
          </w:rPr>
          <w:t>TenderLot</w:t>
        </w:r>
        <w:proofErr w:type="spellEnd"/>
        <w:r>
          <w:rPr>
            <w:lang w:val="en-US"/>
          </w:rPr>
          <w:t xml:space="preserve"> in relation to each criterion.</w:t>
        </w:r>
      </w:ins>
      <w:del w:id="353" w:author="Enric Staromiejski Torregrosa" w:date="2020-12-15T06:36:00Z">
        <w:r w:rsidR="00F836C6" w:rsidRPr="00BF02BA" w:rsidDel="00BF02BA">
          <w:rPr>
            <w:lang w:val="en-US"/>
            <w:rPrChange w:id="354" w:author="Enric Staromiejski Torregrosa" w:date="2020-12-15T06:34:00Z">
              <w:rPr>
                <w:lang w:val="en-US"/>
              </w:rPr>
            </w:rPrChange>
          </w:rPr>
          <w:delText xml:space="preserve">meaning that the evaluator has a high </w:delText>
        </w:r>
      </w:del>
      <w:del w:id="355" w:author="Enric Staromiejski Torregrosa" w:date="2020-12-15T06:38:00Z">
        <w:r w:rsidR="00F836C6" w:rsidRPr="00BF02BA" w:rsidDel="00BF02BA">
          <w:rPr>
            <w:lang w:val="en-US"/>
            <w:rPrChange w:id="356" w:author="Enric Staromiejski Torregrosa" w:date="2020-12-15T06:34:00Z">
              <w:rPr>
                <w:lang w:val="en-US"/>
              </w:rPr>
            </w:rPrChange>
          </w:rPr>
          <w:delText>preference to the TenderLot x. The preference values go from 1 to 6.</w:delText>
        </w:r>
      </w:del>
    </w:p>
    <w:p w14:paraId="01EB22B4" w14:textId="10010D84" w:rsidR="00E24537" w:rsidRPr="00BD4646" w:rsidRDefault="00BD4646" w:rsidP="00E24537">
      <w:pPr>
        <w:rPr>
          <w:lang w:val="en-US"/>
        </w:rPr>
      </w:pPr>
      <w:r>
        <w:rPr>
          <w:lang w:val="en-US"/>
        </w:rPr>
        <w:t xml:space="preserve">The </w:t>
      </w:r>
      <w:proofErr w:type="spellStart"/>
      <w:r w:rsidR="003717CE">
        <w:rPr>
          <w:b/>
          <w:i/>
          <w:lang w:val="en-US"/>
        </w:rPr>
        <w:t>AwardC</w:t>
      </w:r>
      <w:r w:rsidRPr="003717CE">
        <w:rPr>
          <w:b/>
          <w:i/>
          <w:lang w:val="en-US"/>
        </w:rPr>
        <w:t>riteria</w:t>
      </w:r>
      <w:proofErr w:type="spellEnd"/>
      <w:r>
        <w:rPr>
          <w:i/>
          <w:lang w:val="en-US"/>
        </w:rPr>
        <w:t xml:space="preserve"> </w:t>
      </w:r>
      <w:r>
        <w:rPr>
          <w:lang w:val="en-US"/>
        </w:rPr>
        <w:t xml:space="preserve">used for the assessment of the MEAT are grouped in two </w:t>
      </w:r>
      <w:ins w:id="357" w:author="Enric Staromiejski Torregrosa" w:date="2020-12-15T06:40:00Z">
        <w:r w:rsidR="00BF02BA">
          <w:rPr>
            <w:lang w:val="en-US"/>
          </w:rPr>
          <w:t>‘</w:t>
        </w:r>
      </w:ins>
      <w:r>
        <w:rPr>
          <w:lang w:val="en-US"/>
        </w:rPr>
        <w:t>dimensions</w:t>
      </w:r>
      <w:ins w:id="358" w:author="Enric Staromiejski Torregrosa" w:date="2020-12-15T06:40:00Z">
        <w:r w:rsidR="00BF02BA">
          <w:rPr>
            <w:lang w:val="en-US"/>
          </w:rPr>
          <w:t>’</w:t>
        </w:r>
      </w:ins>
      <w:r>
        <w:rPr>
          <w:lang w:val="en-US"/>
        </w:rPr>
        <w:t xml:space="preserve"> (</w:t>
      </w:r>
      <w:proofErr w:type="spellStart"/>
      <w:ins w:id="359" w:author="Enric Staromiejski Torregrosa" w:date="2020-12-15T06:41:00Z">
        <w:r w:rsidR="00BF02BA">
          <w:rPr>
            <w:lang w:val="en-US"/>
          </w:rPr>
          <w:t>codelist</w:t>
        </w:r>
        <w:proofErr w:type="spellEnd"/>
        <w:r w:rsidR="00BF02BA">
          <w:rPr>
            <w:lang w:val="en-US"/>
          </w:rPr>
          <w:t xml:space="preserve"> </w:t>
        </w:r>
      </w:ins>
      <w:proofErr w:type="spellStart"/>
      <w:proofErr w:type="gramStart"/>
      <w:r w:rsidRPr="00BD4646">
        <w:rPr>
          <w:i/>
          <w:lang w:val="en-US"/>
        </w:rPr>
        <w:t>epo:awar</w:t>
      </w:r>
      <w:ins w:id="360" w:author="Enric Staromiejski Torregrosa" w:date="2020-12-15T06:40:00Z">
        <w:r w:rsidR="00BF02BA">
          <w:rPr>
            <w:i/>
            <w:lang w:val="en-US"/>
          </w:rPr>
          <w:t>d</w:t>
        </w:r>
      </w:ins>
      <w:proofErr w:type="gramEnd"/>
      <w:r w:rsidRPr="00BD4646">
        <w:rPr>
          <w:i/>
          <w:lang w:val="en-US"/>
        </w:rPr>
        <w:t>-criterion-type</w:t>
      </w:r>
      <w:proofErr w:type="spellEnd"/>
      <w:r>
        <w:rPr>
          <w:lang w:val="en-US"/>
        </w:rPr>
        <w:t>), quality and price. Th</w:t>
      </w:r>
      <w:r w:rsidR="003717CE">
        <w:rPr>
          <w:lang w:val="en-US"/>
        </w:rPr>
        <w:t>e</w:t>
      </w:r>
      <w:r>
        <w:rPr>
          <w:lang w:val="en-US"/>
        </w:rPr>
        <w:t>s</w:t>
      </w:r>
      <w:r w:rsidR="003717CE">
        <w:rPr>
          <w:lang w:val="en-US"/>
        </w:rPr>
        <w:t>e</w:t>
      </w:r>
      <w:r>
        <w:rPr>
          <w:lang w:val="en-US"/>
        </w:rPr>
        <w:t xml:space="preserve"> award criteria </w:t>
      </w:r>
      <w:r w:rsidR="003717CE">
        <w:rPr>
          <w:lang w:val="en-US"/>
        </w:rPr>
        <w:t>are</w:t>
      </w:r>
      <w:r>
        <w:rPr>
          <w:lang w:val="en-US"/>
        </w:rPr>
        <w:t xml:space="preserve"> used to award </w:t>
      </w:r>
      <w:ins w:id="361" w:author="Enric Staromiejski Torregrosa" w:date="2020-12-15T06:41:00Z">
        <w:r w:rsidR="00BF02BA">
          <w:rPr>
            <w:lang w:val="en-US"/>
          </w:rPr>
          <w:t xml:space="preserve">the winner </w:t>
        </w:r>
      </w:ins>
      <w:proofErr w:type="spellStart"/>
      <w:proofErr w:type="gramStart"/>
      <w:r w:rsidRPr="00BD4646">
        <w:rPr>
          <w:i/>
          <w:lang w:val="en-US"/>
        </w:rPr>
        <w:t>epo:</w:t>
      </w:r>
      <w:ins w:id="362" w:author="Enric Staromiejski Torregrosa" w:date="2020-12-15T06:41:00Z">
        <w:r w:rsidR="00BF02BA">
          <w:rPr>
            <w:i/>
            <w:lang w:val="en-US"/>
          </w:rPr>
          <w:t>Tender</w:t>
        </w:r>
      </w:ins>
      <w:r w:rsidRPr="00BD4646">
        <w:rPr>
          <w:i/>
          <w:lang w:val="en-US"/>
        </w:rPr>
        <w:t>Lot</w:t>
      </w:r>
      <w:proofErr w:type="spellEnd"/>
      <w:proofErr w:type="gramEnd"/>
      <w:del w:id="363" w:author="Enric Staromiejski Torregrosa" w:date="2020-12-15T06:41:00Z">
        <w:r w:rsidRPr="00BD4646" w:rsidDel="00BF02BA">
          <w:rPr>
            <w:i/>
            <w:lang w:val="en-US"/>
          </w:rPr>
          <w:delText>s</w:delText>
        </w:r>
      </w:del>
      <w:del w:id="364" w:author="Enric Staromiejski Torregrosa" w:date="2020-12-15T06:43:00Z">
        <w:r w:rsidDel="00BF02BA">
          <w:rPr>
            <w:lang w:val="en-US"/>
          </w:rPr>
          <w:delText xml:space="preserve"> which </w:delText>
        </w:r>
      </w:del>
      <w:ins w:id="365" w:author="Enric Staromiejski Torregrosa" w:date="2020-12-15T06:42:00Z">
        <w:r w:rsidR="00BF02BA">
          <w:rPr>
            <w:lang w:val="en-US"/>
          </w:rPr>
          <w:t>.</w:t>
        </w:r>
      </w:ins>
      <w:del w:id="366" w:author="Enric Staromiejski Torregrosa" w:date="2020-12-15T06:43:00Z">
        <w:r w:rsidDel="00BF02BA">
          <w:rPr>
            <w:lang w:val="en-US"/>
          </w:rPr>
          <w:delText>are related to Tender Lots.</w:delText>
        </w:r>
      </w:del>
      <w:r>
        <w:rPr>
          <w:lang w:val="en-US"/>
        </w:rPr>
        <w:t xml:space="preserve"> </w:t>
      </w:r>
    </w:p>
    <w:p w14:paraId="01EB22B5" w14:textId="77777777" w:rsidR="00713B0C" w:rsidRPr="00713B0C" w:rsidRDefault="00713B0C" w:rsidP="00713B0C">
      <w:pPr>
        <w:rPr>
          <w:lang w:val="en-US"/>
        </w:rPr>
      </w:pPr>
    </w:p>
    <w:p w14:paraId="01EB22B6" w14:textId="77777777" w:rsidR="00F04F5F" w:rsidRDefault="00F04F5F" w:rsidP="00F04F5F">
      <w:pPr>
        <w:pStyle w:val="Ttulo3"/>
        <w:rPr>
          <w:lang w:val="en-US"/>
        </w:rPr>
      </w:pPr>
      <w:bookmarkStart w:id="367" w:name="_Toc58911217"/>
      <w:r>
        <w:rPr>
          <w:lang w:val="en-US"/>
        </w:rPr>
        <w:t>T-Box and A-Box of the CAV Pilot</w:t>
      </w:r>
      <w:bookmarkEnd w:id="367"/>
    </w:p>
    <w:p w14:paraId="08CE05A7" w14:textId="35016D9A" w:rsidR="00E13E72" w:rsidRDefault="00E13E72" w:rsidP="00E13E72">
      <w:pPr>
        <w:rPr>
          <w:ins w:id="368" w:author="Enric Staromiejski Torregrosa" w:date="2020-12-15T07:00:00Z"/>
          <w:lang w:val="en-US"/>
        </w:rPr>
      </w:pPr>
      <w:ins w:id="369" w:author="Enric Staromiejski Torregrosa" w:date="2020-12-15T06:47:00Z">
        <w:r>
          <w:rPr>
            <w:lang w:val="en-US"/>
          </w:rPr>
          <w:t>The UML diagram</w:t>
        </w:r>
      </w:ins>
      <w:ins w:id="370" w:author="Enric Staromiejski Torregrosa" w:date="2020-12-15T06:49:00Z">
        <w:r>
          <w:rPr>
            <w:lang w:val="en-US"/>
          </w:rPr>
          <w:t xml:space="preserve">, representing the </w:t>
        </w:r>
      </w:ins>
      <w:ins w:id="371" w:author="Enric Staromiejski Torregrosa" w:date="2020-12-15T06:50:00Z">
        <w:r>
          <w:rPr>
            <w:lang w:val="en-US"/>
          </w:rPr>
          <w:t xml:space="preserve">pilot </w:t>
        </w:r>
      </w:ins>
      <w:ins w:id="372" w:author="Enric Staromiejski Torregrosa" w:date="2020-12-15T06:49:00Z">
        <w:r>
          <w:rPr>
            <w:lang w:val="en-US"/>
          </w:rPr>
          <w:t>CAP-AP design</w:t>
        </w:r>
      </w:ins>
      <w:ins w:id="373" w:author="Enric Staromiejski Torregrosa" w:date="2020-12-15T06:50:00Z">
        <w:r>
          <w:rPr>
            <w:lang w:val="en-US"/>
          </w:rPr>
          <w:t xml:space="preserve">, </w:t>
        </w:r>
      </w:ins>
      <w:ins w:id="374" w:author="Enric Staromiejski Torregrosa" w:date="2020-12-15T06:48:00Z">
        <w:r>
          <w:rPr>
            <w:lang w:val="en-US"/>
          </w:rPr>
          <w:t>has been designed as an OWL Turtle file</w:t>
        </w:r>
      </w:ins>
      <w:ins w:id="375" w:author="Enric Staromiejski Torregrosa" w:date="2020-12-15T07:00:00Z">
        <w:r w:rsidR="00C0767E">
          <w:rPr>
            <w:rStyle w:val="Refdenotaalpie"/>
            <w:lang w:val="en-US"/>
          </w:rPr>
          <w:footnoteReference w:id="5"/>
        </w:r>
      </w:ins>
      <w:ins w:id="389" w:author="Enric Staromiejski Torregrosa" w:date="2020-12-15T06:59:00Z">
        <w:r w:rsidR="00C0767E">
          <w:rPr>
            <w:lang w:val="en-US"/>
          </w:rPr>
          <w:t xml:space="preserve"> ‘</w:t>
        </w:r>
      </w:ins>
      <w:proofErr w:type="spellStart"/>
      <w:ins w:id="390" w:author="Enric Staromiejski Torregrosa" w:date="2020-12-15T07:00:00Z">
        <w:r w:rsidR="00C0767E">
          <w:rPr>
            <w:i/>
            <w:iCs/>
            <w:lang w:val="en-US"/>
          </w:rPr>
          <w:fldChar w:fldCharType="begin"/>
        </w:r>
        <w:r w:rsidR="00C0767E">
          <w:rPr>
            <w:i/>
            <w:iCs/>
            <w:lang w:val="en-US"/>
          </w:rPr>
          <w:instrText xml:space="preserve"> HYPERLINK "https://github.com/isa-camss/CAV/blob/master/pilot/cav-ac_tbox-empty.ttl" </w:instrText>
        </w:r>
        <w:r w:rsidR="00C0767E">
          <w:rPr>
            <w:i/>
            <w:iCs/>
            <w:lang w:val="en-US"/>
          </w:rPr>
        </w:r>
        <w:r w:rsidR="00C0767E">
          <w:rPr>
            <w:i/>
            <w:iCs/>
            <w:lang w:val="en-US"/>
          </w:rPr>
          <w:fldChar w:fldCharType="separate"/>
        </w:r>
        <w:r w:rsidR="00C0767E" w:rsidRPr="00C0767E">
          <w:rPr>
            <w:rStyle w:val="Hipervnculo"/>
            <w:i/>
            <w:iCs/>
            <w:lang w:val="en-US"/>
            <w:rPrChange w:id="391" w:author="Enric Staromiejski Torregrosa" w:date="2020-12-15T06:59:00Z">
              <w:rPr>
                <w:lang w:val="en-US"/>
              </w:rPr>
            </w:rPrChange>
          </w:rPr>
          <w:t>TBox</w:t>
        </w:r>
        <w:proofErr w:type="spellEnd"/>
        <w:r w:rsidR="00C0767E">
          <w:rPr>
            <w:i/>
            <w:iCs/>
            <w:lang w:val="en-US"/>
          </w:rPr>
          <w:fldChar w:fldCharType="end"/>
        </w:r>
      </w:ins>
      <w:ins w:id="392" w:author="Enric Staromiejski Torregrosa" w:date="2020-12-15T06:59:00Z">
        <w:r w:rsidR="00C0767E">
          <w:rPr>
            <w:lang w:val="en-US"/>
          </w:rPr>
          <w:t>’.</w:t>
        </w:r>
      </w:ins>
    </w:p>
    <w:p w14:paraId="12D66F69" w14:textId="40D306F2" w:rsidR="00C0767E" w:rsidRDefault="00C0767E" w:rsidP="00E13E72">
      <w:pPr>
        <w:rPr>
          <w:ins w:id="393" w:author="Enric Staromiejski Torregrosa" w:date="2020-12-15T07:09:00Z"/>
          <w:lang w:val="en-US"/>
        </w:rPr>
      </w:pPr>
      <w:ins w:id="394" w:author="Enric Staromiejski Torregrosa" w:date="2020-12-15T07:00:00Z">
        <w:r>
          <w:rPr>
            <w:lang w:val="en-US"/>
          </w:rPr>
          <w:t>The dataset provide</w:t>
        </w:r>
      </w:ins>
      <w:ins w:id="395" w:author="Enric Staromiejski Torregrosa" w:date="2020-12-15T07:01:00Z">
        <w:r>
          <w:rPr>
            <w:lang w:val="en-US"/>
          </w:rPr>
          <w:t xml:space="preserve">d by the Italian MS </w:t>
        </w:r>
      </w:ins>
      <w:ins w:id="396" w:author="Enric Staromiejski Torregrosa" w:date="2020-12-15T07:15:00Z">
        <w:r w:rsidR="003D4346">
          <w:rPr>
            <w:lang w:val="en-US"/>
          </w:rPr>
          <w:t xml:space="preserve">was loaded </w:t>
        </w:r>
      </w:ins>
      <w:ins w:id="397" w:author="Enric Staromiejski Torregrosa" w:date="2020-12-15T07:08:00Z">
        <w:r w:rsidR="003D4346">
          <w:rPr>
            <w:lang w:val="en-US"/>
          </w:rPr>
          <w:t xml:space="preserve">from </w:t>
        </w:r>
      </w:ins>
      <w:ins w:id="398" w:author="Enric Staromiejski Torregrosa" w:date="2020-12-15T07:10:00Z">
        <w:r w:rsidR="003D4346">
          <w:rPr>
            <w:lang w:val="en-US"/>
          </w:rPr>
          <w:t xml:space="preserve">a slightly modified version of </w:t>
        </w:r>
      </w:ins>
      <w:ins w:id="399" w:author="Enric Staromiejski Torregrosa" w:date="2020-12-15T07:08:00Z">
        <w:r w:rsidR="003D4346">
          <w:rPr>
            <w:lang w:val="en-US"/>
          </w:rPr>
          <w:t xml:space="preserve">the </w:t>
        </w:r>
      </w:ins>
      <w:ins w:id="400" w:author="Enric Staromiejski Torregrosa" w:date="2020-12-15T07:10:00Z">
        <w:r w:rsidR="003D4346">
          <w:rPr>
            <w:lang w:val="en-US"/>
          </w:rPr>
          <w:fldChar w:fldCharType="begin"/>
        </w:r>
        <w:r w:rsidR="003D4346">
          <w:rPr>
            <w:lang w:val="en-US"/>
          </w:rPr>
          <w:instrText xml:space="preserve"> HYPERLINK "https://github.com/isa-camss/CAV/blob/master/pilot/py/evaluation-tool.xlsm" </w:instrText>
        </w:r>
        <w:r w:rsidR="003D4346">
          <w:rPr>
            <w:lang w:val="en-US"/>
          </w:rPr>
        </w:r>
        <w:r w:rsidR="003D4346">
          <w:rPr>
            <w:lang w:val="en-US"/>
          </w:rPr>
          <w:fldChar w:fldCharType="separate"/>
        </w:r>
        <w:r w:rsidR="003D4346" w:rsidRPr="003D4346">
          <w:rPr>
            <w:rStyle w:val="Hipervnculo"/>
            <w:lang w:val="en-US"/>
          </w:rPr>
          <w:t>spread-sheet</w:t>
        </w:r>
        <w:r w:rsidR="003D4346">
          <w:rPr>
            <w:lang w:val="en-US"/>
          </w:rPr>
          <w:fldChar w:fldCharType="end"/>
        </w:r>
      </w:ins>
      <w:ins w:id="401" w:author="Enric Staromiejski Torregrosa" w:date="2020-12-15T07:08:00Z">
        <w:r w:rsidR="003D4346">
          <w:rPr>
            <w:lang w:val="en-US"/>
          </w:rPr>
          <w:t xml:space="preserve"> tool</w:t>
        </w:r>
      </w:ins>
      <w:ins w:id="402" w:author="Enric Staromiejski Torregrosa" w:date="2020-12-15T07:10:00Z">
        <w:r w:rsidR="003D4346">
          <w:rPr>
            <w:rStyle w:val="Refdenotaalpie"/>
            <w:lang w:val="en-US"/>
          </w:rPr>
          <w:footnoteReference w:id="6"/>
        </w:r>
      </w:ins>
      <w:ins w:id="411" w:author="Enric Staromiejski Torregrosa" w:date="2020-12-15T07:08:00Z">
        <w:r w:rsidR="003D4346">
          <w:rPr>
            <w:lang w:val="en-US"/>
          </w:rPr>
          <w:t xml:space="preserve"> provided by </w:t>
        </w:r>
        <w:proofErr w:type="spellStart"/>
        <w:r w:rsidR="003D4346">
          <w:rPr>
            <w:lang w:val="en-US"/>
          </w:rPr>
          <w:t>A</w:t>
        </w:r>
      </w:ins>
      <w:ins w:id="412" w:author="Enric Staromiejski Torregrosa" w:date="2020-12-15T07:09:00Z">
        <w:r w:rsidR="003D4346">
          <w:rPr>
            <w:lang w:val="en-US"/>
          </w:rPr>
          <w:t>nticorruzione</w:t>
        </w:r>
        <w:proofErr w:type="spellEnd"/>
        <w:r w:rsidR="003D4346">
          <w:rPr>
            <w:lang w:val="en-US"/>
          </w:rPr>
          <w:t xml:space="preserve">, and </w:t>
        </w:r>
      </w:ins>
      <w:ins w:id="413" w:author="Enric Staromiejski Torregrosa" w:date="2020-12-15T07:08:00Z">
        <w:r w:rsidR="003D4346">
          <w:rPr>
            <w:lang w:val="en-US"/>
          </w:rPr>
          <w:t xml:space="preserve">transformed </w:t>
        </w:r>
      </w:ins>
      <w:ins w:id="414" w:author="Enric Staromiejski Torregrosa" w:date="2020-12-15T07:09:00Z">
        <w:r w:rsidR="003D4346">
          <w:rPr>
            <w:lang w:val="en-US"/>
          </w:rPr>
          <w:t>into OWL Turtle</w:t>
        </w:r>
      </w:ins>
      <w:ins w:id="415" w:author="Enric Staromiejski Torregrosa" w:date="2020-12-15T07:16:00Z">
        <w:r w:rsidR="003D4346">
          <w:rPr>
            <w:lang w:val="en-US"/>
          </w:rPr>
          <w:t xml:space="preserve"> (the ‘</w:t>
        </w:r>
        <w:proofErr w:type="spellStart"/>
        <w:r w:rsidR="003D4346">
          <w:rPr>
            <w:lang w:val="en-US"/>
          </w:rPr>
          <w:t>ABox</w:t>
        </w:r>
        <w:proofErr w:type="spellEnd"/>
        <w:r w:rsidR="003D4346">
          <w:rPr>
            <w:lang w:val="en-US"/>
          </w:rPr>
          <w:t>’)</w:t>
        </w:r>
      </w:ins>
      <w:ins w:id="416" w:author="Enric Staromiejski Torregrosa" w:date="2020-12-15T07:09:00Z">
        <w:r w:rsidR="003D4346">
          <w:rPr>
            <w:lang w:val="en-US"/>
          </w:rPr>
          <w:t xml:space="preserve"> via a python </w:t>
        </w:r>
      </w:ins>
      <w:ins w:id="417" w:author="Enric Staromiejski Torregrosa" w:date="2020-12-15T07:12:00Z">
        <w:r w:rsidR="003D4346">
          <w:rPr>
            <w:lang w:val="en-US"/>
          </w:rPr>
          <w:fldChar w:fldCharType="begin"/>
        </w:r>
      </w:ins>
      <w:ins w:id="418" w:author="Enric Staromiejski Torregrosa" w:date="2020-12-15T07:13:00Z">
        <w:r w:rsidR="003D4346">
          <w:rPr>
            <w:lang w:val="en-US"/>
          </w:rPr>
          <w:instrText>HYPERLINK "https://github.com/isa-camss/CAV/blob/master/pilot/py/main.py"</w:instrText>
        </w:r>
        <w:r w:rsidR="003D4346">
          <w:rPr>
            <w:lang w:val="en-US"/>
          </w:rPr>
        </w:r>
      </w:ins>
      <w:ins w:id="419" w:author="Enric Staromiejski Torregrosa" w:date="2020-12-15T07:12:00Z">
        <w:r w:rsidR="003D4346">
          <w:rPr>
            <w:lang w:val="en-US"/>
          </w:rPr>
          <w:fldChar w:fldCharType="separate"/>
        </w:r>
        <w:r w:rsidR="003D4346" w:rsidRPr="003D4346">
          <w:rPr>
            <w:rStyle w:val="Hipervnculo"/>
            <w:lang w:val="en-US"/>
          </w:rPr>
          <w:t>script</w:t>
        </w:r>
        <w:r w:rsidR="003D4346">
          <w:rPr>
            <w:lang w:val="en-US"/>
          </w:rPr>
          <w:fldChar w:fldCharType="end"/>
        </w:r>
        <w:r w:rsidR="003D4346">
          <w:rPr>
            <w:rStyle w:val="Refdenotaalpie"/>
            <w:lang w:val="en-US"/>
          </w:rPr>
          <w:footnoteReference w:id="7"/>
        </w:r>
      </w:ins>
      <w:ins w:id="443" w:author="Enric Staromiejski Torregrosa" w:date="2020-12-15T07:09:00Z">
        <w:r w:rsidR="003D4346">
          <w:rPr>
            <w:lang w:val="en-US"/>
          </w:rPr>
          <w:t>.</w:t>
        </w:r>
      </w:ins>
    </w:p>
    <w:p w14:paraId="01EB22B7" w14:textId="542B0CE7" w:rsidR="00AB779B" w:rsidRPr="00AB779B" w:rsidDel="00E13E72" w:rsidRDefault="003D4346" w:rsidP="00E13E72">
      <w:pPr>
        <w:rPr>
          <w:del w:id="444" w:author="Enric Staromiejski Torregrosa" w:date="2020-12-15T06:47:00Z"/>
          <w:lang w:val="en-US"/>
        </w:rPr>
        <w:pPrChange w:id="445" w:author="Enric Staromiejski Torregrosa" w:date="2020-12-15T06:47:00Z">
          <w:pPr/>
        </w:pPrChange>
      </w:pPr>
      <w:ins w:id="446" w:author="Enric Staromiejski Torregrosa" w:date="2020-12-15T07:16:00Z">
        <w:r>
          <w:rPr>
            <w:lang w:val="en-US"/>
          </w:rPr>
          <w:t xml:space="preserve">Both </w:t>
        </w:r>
        <w:r w:rsidR="00F56ECE">
          <w:rPr>
            <w:lang w:val="en-US"/>
          </w:rPr>
          <w:t>were</w:t>
        </w:r>
      </w:ins>
      <w:ins w:id="447" w:author="Enric Staromiejski Torregrosa" w:date="2020-12-15T07:17:00Z">
        <w:r w:rsidR="00F56ECE">
          <w:rPr>
            <w:lang w:val="en-US"/>
          </w:rPr>
          <w:t xml:space="preserve"> imported in</w:t>
        </w:r>
      </w:ins>
      <w:ins w:id="448" w:author="Enric Staromiejski Torregrosa" w:date="2020-12-15T07:18:00Z">
        <w:r w:rsidR="00F56ECE">
          <w:rPr>
            <w:lang w:val="en-US"/>
          </w:rPr>
          <w:t xml:space="preserve"> a locally installed </w:t>
        </w:r>
        <w:proofErr w:type="spellStart"/>
        <w:r w:rsidR="00F56ECE">
          <w:rPr>
            <w:lang w:val="en-US"/>
          </w:rPr>
          <w:t>GraphStore</w:t>
        </w:r>
        <w:proofErr w:type="spellEnd"/>
        <w:r w:rsidR="00F56ECE">
          <w:rPr>
            <w:lang w:val="en-US"/>
          </w:rPr>
          <w:t xml:space="preserve"> and tested, via simple SPARQL </w:t>
        </w:r>
        <w:proofErr w:type="spellStart"/>
        <w:r w:rsidR="00F56ECE">
          <w:rPr>
            <w:lang w:val="en-US"/>
          </w:rPr>
          <w:t>queries.</w:t>
        </w:r>
      </w:ins>
    </w:p>
    <w:p w14:paraId="01EB22B8" w14:textId="281F0709" w:rsidR="00713B0C" w:rsidDel="00086BE8" w:rsidRDefault="00713B0C" w:rsidP="00086BE8">
      <w:pPr>
        <w:rPr>
          <w:del w:id="449" w:author="Enric Staromiejski Torregrosa" w:date="2020-12-15T07:44:00Z"/>
          <w:lang w:val="en-US"/>
        </w:rPr>
      </w:pPr>
      <w:del w:id="450" w:author="Enric Staromiejski Torregrosa" w:date="2020-12-15T06:47:00Z">
        <w:r w:rsidRPr="00C0767E" w:rsidDel="00E13E72">
          <w:rPr>
            <w:lang w:val="en-US"/>
            <w:rPrChange w:id="451" w:author="Enric Staromiejski Torregrosa" w:date="2020-12-15T06:59:00Z">
              <w:rPr>
                <w:highlight w:val="yellow"/>
                <w:lang w:val="en-US"/>
              </w:rPr>
            </w:rPrChange>
          </w:rPr>
          <w:delText>@Enric to provide the correct files</w:delText>
        </w:r>
      </w:del>
    </w:p>
    <w:p w14:paraId="495DB484" w14:textId="77777777" w:rsidR="00086BE8" w:rsidRPr="00713B0C" w:rsidRDefault="00086BE8" w:rsidP="00E13E72">
      <w:pPr>
        <w:rPr>
          <w:ins w:id="452" w:author="Enric Staromiejski Torregrosa" w:date="2020-12-15T07:44:00Z"/>
          <w:lang w:val="en-US"/>
        </w:rPr>
        <w:pPrChange w:id="453" w:author="Enric Staromiejski Torregrosa" w:date="2020-12-15T06:47:00Z">
          <w:pPr/>
        </w:pPrChange>
      </w:pPr>
      <w:proofErr w:type="spellEnd"/>
    </w:p>
    <w:p w14:paraId="01EB22B9" w14:textId="77777777" w:rsidR="00F04F5F" w:rsidDel="00F56ECE" w:rsidRDefault="00F04F5F" w:rsidP="00086BE8">
      <w:pPr>
        <w:pStyle w:val="Ttulo3"/>
        <w:rPr>
          <w:del w:id="454" w:author="Enric Staromiejski Torregrosa" w:date="2020-12-15T07:18:00Z"/>
          <w:lang w:val="en-US"/>
        </w:rPr>
        <w:pPrChange w:id="455" w:author="Enric Staromiejski Torregrosa" w:date="2020-12-15T07:44:00Z">
          <w:pPr>
            <w:pStyle w:val="Ttulo3"/>
          </w:pPr>
        </w:pPrChange>
      </w:pPr>
      <w:bookmarkStart w:id="456" w:name="_Toc58911218"/>
      <w:r>
        <w:rPr>
          <w:lang w:val="en-US"/>
        </w:rPr>
        <w:t>SPARQL queries</w:t>
      </w:r>
      <w:bookmarkEnd w:id="456"/>
      <w:del w:id="457" w:author="Enric Staromiejski Torregrosa" w:date="2020-12-15T07:43:00Z">
        <w:r w:rsidDel="00086BE8">
          <w:rPr>
            <w:lang w:val="en-US"/>
          </w:rPr>
          <w:delText xml:space="preserve"> </w:delText>
        </w:r>
      </w:del>
    </w:p>
    <w:p w14:paraId="57A0D7D2" w14:textId="77777777" w:rsidR="00F56ECE" w:rsidRPr="00F56ECE" w:rsidRDefault="00F56ECE" w:rsidP="00086BE8">
      <w:pPr>
        <w:pStyle w:val="Ttulo3"/>
        <w:rPr>
          <w:ins w:id="458" w:author="Enric Staromiejski Torregrosa" w:date="2020-12-15T07:18:00Z"/>
          <w:lang w:val="en-US"/>
          <w:rPrChange w:id="459" w:author="Enric Staromiejski Torregrosa" w:date="2020-12-15T07:18:00Z">
            <w:rPr>
              <w:ins w:id="460" w:author="Enric Staromiejski Torregrosa" w:date="2020-12-15T07:18:00Z"/>
              <w:lang w:val="en-US"/>
            </w:rPr>
          </w:rPrChange>
        </w:rPr>
        <w:pPrChange w:id="461" w:author="Enric Staromiejski Torregrosa" w:date="2020-12-15T07:44:00Z">
          <w:pPr/>
        </w:pPrChange>
      </w:pPr>
      <w:bookmarkStart w:id="462" w:name="_Toc58911219"/>
      <w:bookmarkEnd w:id="462"/>
    </w:p>
    <w:p w14:paraId="01EB22BA" w14:textId="42B190FA" w:rsidR="00713B0C" w:rsidDel="00F56ECE" w:rsidRDefault="00713B0C" w:rsidP="00F56ECE">
      <w:pPr>
        <w:rPr>
          <w:del w:id="463" w:author="Enric Staromiejski Torregrosa" w:date="2020-12-15T07:20:00Z"/>
          <w:lang w:val="en-US"/>
        </w:rPr>
      </w:pPr>
      <w:r>
        <w:rPr>
          <w:lang w:val="en-US"/>
        </w:rPr>
        <w:t xml:space="preserve">Based on the use case </w:t>
      </w:r>
      <w:r>
        <w:rPr>
          <w:b/>
          <w:lang w:val="en-US"/>
        </w:rPr>
        <w:t xml:space="preserve">MEAT Award Criteria Assessment, </w:t>
      </w:r>
      <w:ins w:id="464" w:author="Enric Staromiejski Torregrosa" w:date="2020-12-15T07:19:00Z">
        <w:r w:rsidR="00F56ECE">
          <w:rPr>
            <w:b/>
            <w:lang w:val="en-US"/>
          </w:rPr>
          <w:t xml:space="preserve">a </w:t>
        </w:r>
      </w:ins>
      <w:del w:id="465" w:author="Enric Staromiejski Torregrosa" w:date="2020-12-15T07:19:00Z">
        <w:r w:rsidDel="00F56ECE">
          <w:rPr>
            <w:lang w:val="en-US"/>
          </w:rPr>
          <w:delText>the following</w:delText>
        </w:r>
      </w:del>
      <w:ins w:id="466" w:author="Enric Staromiejski Torregrosa" w:date="2020-12-15T07:19:00Z">
        <w:r w:rsidR="00F56ECE">
          <w:rPr>
            <w:lang w:val="en-US"/>
          </w:rPr>
          <w:t>basic</w:t>
        </w:r>
      </w:ins>
      <w:r>
        <w:rPr>
          <w:lang w:val="en-US"/>
        </w:rPr>
        <w:t xml:space="preserve"> user stor</w:t>
      </w:r>
      <w:ins w:id="467" w:author="Enric Staromiejski Torregrosa" w:date="2020-12-15T07:19:00Z">
        <w:r w:rsidR="00F56ECE">
          <w:rPr>
            <w:lang w:val="en-US"/>
          </w:rPr>
          <w:t>y</w:t>
        </w:r>
      </w:ins>
      <w:del w:id="468" w:author="Enric Staromiejski Torregrosa" w:date="2020-12-15T07:19:00Z">
        <w:r w:rsidDel="00F56ECE">
          <w:rPr>
            <w:lang w:val="en-US"/>
          </w:rPr>
          <w:delText>ies</w:delText>
        </w:r>
      </w:del>
      <w:r>
        <w:rPr>
          <w:lang w:val="en-US"/>
        </w:rPr>
        <w:t xml:space="preserve"> and competency question</w:t>
      </w:r>
      <w:del w:id="469" w:author="Enric Staromiejski Torregrosa" w:date="2020-12-15T07:19:00Z">
        <w:r w:rsidDel="00F56ECE">
          <w:rPr>
            <w:lang w:val="en-US"/>
          </w:rPr>
          <w:delText>s</w:delText>
        </w:r>
      </w:del>
      <w:r>
        <w:rPr>
          <w:lang w:val="en-US"/>
        </w:rPr>
        <w:t xml:space="preserve"> w</w:t>
      </w:r>
      <w:del w:id="470" w:author="Enric Staromiejski Torregrosa" w:date="2020-12-15T07:19:00Z">
        <w:r w:rsidDel="00F56ECE">
          <w:rPr>
            <w:lang w:val="en-US"/>
          </w:rPr>
          <w:delText>h</w:delText>
        </w:r>
      </w:del>
      <w:r>
        <w:rPr>
          <w:lang w:val="en-US"/>
        </w:rPr>
        <w:t xml:space="preserve">ere defined </w:t>
      </w:r>
      <w:ins w:id="471" w:author="Enric Staromiejski Torregrosa" w:date="2020-12-15T07:19:00Z">
        <w:r w:rsidR="00F56ECE">
          <w:rPr>
            <w:lang w:val="en-US"/>
          </w:rPr>
          <w:t xml:space="preserve">and implemented as </w:t>
        </w:r>
      </w:ins>
      <w:del w:id="472" w:author="Enric Staromiejski Torregrosa" w:date="2020-12-15T07:19:00Z">
        <w:r w:rsidDel="00F56ECE">
          <w:rPr>
            <w:lang w:val="en-US"/>
          </w:rPr>
          <w:delText>for subsequent implementation of them as</w:delText>
        </w:r>
      </w:del>
      <w:ins w:id="473" w:author="Enric Staromiejski Torregrosa" w:date="2020-12-15T07:19:00Z">
        <w:r w:rsidR="00F56ECE">
          <w:rPr>
            <w:lang w:val="en-US"/>
          </w:rPr>
          <w:t xml:space="preserve">a </w:t>
        </w:r>
      </w:ins>
      <w:del w:id="474" w:author="Enric Staromiejski Torregrosa" w:date="2020-12-15T07:19:00Z">
        <w:r w:rsidDel="00F56ECE">
          <w:rPr>
            <w:lang w:val="en-US"/>
          </w:rPr>
          <w:delText xml:space="preserve"> </w:delText>
        </w:r>
      </w:del>
      <w:r>
        <w:rPr>
          <w:lang w:val="en-US"/>
        </w:rPr>
        <w:t xml:space="preserve">SPARQL queries to test the </w:t>
      </w:r>
      <w:ins w:id="475" w:author="Enric Staromiejski Torregrosa" w:date="2020-12-15T07:19:00Z">
        <w:r w:rsidR="00F56ECE">
          <w:rPr>
            <w:lang w:val="en-US"/>
          </w:rPr>
          <w:t xml:space="preserve">coherence and </w:t>
        </w:r>
      </w:ins>
      <w:r>
        <w:rPr>
          <w:lang w:val="en-US"/>
        </w:rPr>
        <w:t>consistency of the model</w:t>
      </w:r>
      <w:ins w:id="476" w:author="Enric Staromiejski Torregrosa" w:date="2020-12-15T07:19:00Z">
        <w:r w:rsidR="00F56ECE">
          <w:rPr>
            <w:lang w:val="en-US"/>
          </w:rPr>
          <w:t xml:space="preserve">, as well as the </w:t>
        </w:r>
      </w:ins>
      <w:del w:id="477" w:author="Enric Staromiejski Torregrosa" w:date="2020-12-15T07:19:00Z">
        <w:r w:rsidDel="00F56ECE">
          <w:rPr>
            <w:lang w:val="en-US"/>
          </w:rPr>
          <w:delText xml:space="preserve"> and </w:delText>
        </w:r>
      </w:del>
      <w:r>
        <w:rPr>
          <w:lang w:val="en-US"/>
        </w:rPr>
        <w:t>searchability over the dataset</w:t>
      </w:r>
      <w:del w:id="478" w:author="Enric Staromiejski Torregrosa" w:date="2020-12-15T07:19:00Z">
        <w:r w:rsidDel="00F56ECE">
          <w:rPr>
            <w:lang w:val="en-US"/>
          </w:rPr>
          <w:delText>s</w:delText>
        </w:r>
      </w:del>
      <w:ins w:id="479" w:author="Enric Staromiejski Torregrosa" w:date="2020-12-15T07:20:00Z">
        <w:r w:rsidR="00F56ECE">
          <w:rPr>
            <w:lang w:val="en-US"/>
          </w:rPr>
          <w:t>:</w:t>
        </w:r>
      </w:ins>
      <w:del w:id="480" w:author="Enric Staromiejski Torregrosa" w:date="2020-12-15T07:20:00Z">
        <w:r w:rsidDel="00F56ECE">
          <w:rPr>
            <w:lang w:val="en-US"/>
          </w:rPr>
          <w:delText xml:space="preserve">: </w:delText>
        </w:r>
      </w:del>
    </w:p>
    <w:p w14:paraId="3113AE39" w14:textId="02B1FB67" w:rsidR="00F56ECE" w:rsidRDefault="00F56ECE" w:rsidP="00F56ECE">
      <w:pPr>
        <w:rPr>
          <w:ins w:id="481" w:author="Enric Staromiejski Torregrosa" w:date="2020-12-15T07:20:00Z"/>
          <w:lang w:val="en-US"/>
        </w:rPr>
      </w:pPr>
    </w:p>
    <w:p w14:paraId="01064E9A" w14:textId="7B2A12ED" w:rsidR="00F56ECE" w:rsidRDefault="00F56ECE" w:rsidP="00F56ECE">
      <w:pPr>
        <w:pStyle w:val="Prrafodelista"/>
        <w:numPr>
          <w:ilvl w:val="0"/>
          <w:numId w:val="6"/>
        </w:numPr>
        <w:rPr>
          <w:ins w:id="482" w:author="Enric Staromiejski Torregrosa" w:date="2020-12-15T07:20:00Z"/>
          <w:lang w:val="en-US"/>
        </w:rPr>
      </w:pPr>
      <w:ins w:id="483" w:author="Enric Staromiejski Torregrosa" w:date="2020-12-15T07:20:00Z">
        <w:r w:rsidRPr="00F56ECE">
          <w:rPr>
            <w:b/>
            <w:bCs/>
            <w:lang w:val="en-US"/>
            <w:rPrChange w:id="484" w:author="Enric Staromiejski Torregrosa" w:date="2020-12-15T07:24:00Z">
              <w:rPr>
                <w:lang w:val="en-US"/>
              </w:rPr>
            </w:rPrChange>
          </w:rPr>
          <w:t>User Story</w:t>
        </w:r>
        <w:r>
          <w:rPr>
            <w:lang w:val="en-US"/>
          </w:rPr>
          <w:t>:</w:t>
        </w:r>
      </w:ins>
      <w:ins w:id="485" w:author="Enric Staromiejski Torregrosa" w:date="2020-12-15T07:21:00Z">
        <w:r>
          <w:rPr>
            <w:lang w:val="en-US"/>
          </w:rPr>
          <w:t xml:space="preserve"> </w:t>
        </w:r>
      </w:ins>
      <w:ins w:id="486" w:author="Enric Staromiejski Torregrosa" w:date="2020-12-15T07:22:00Z">
        <w:r w:rsidRPr="00F56ECE">
          <w:rPr>
            <w:lang w:val="en-US"/>
          </w:rPr>
          <w:t xml:space="preserve">I, as the algorithm calculating and ranking which is the winner of Lot1 of the procurement procedure X, want to get all input values introduced by all evaluators for this procedure's lot and concerning exclusively 'Qualitative Subjective Criteria', so </w:t>
        </w:r>
      </w:ins>
      <w:ins w:id="487" w:author="Enric Staromiejski Torregrosa" w:date="2020-12-15T07:23:00Z">
        <w:r>
          <w:rPr>
            <w:lang w:val="en-US"/>
          </w:rPr>
          <w:t>assessment and decision-making can be based on the results</w:t>
        </w:r>
      </w:ins>
      <w:ins w:id="488" w:author="Enric Staromiejski Torregrosa" w:date="2020-12-15T07:22:00Z">
        <w:r w:rsidRPr="00F56ECE">
          <w:rPr>
            <w:lang w:val="en-US"/>
          </w:rPr>
          <w:t>.</w:t>
        </w:r>
      </w:ins>
    </w:p>
    <w:p w14:paraId="26934128" w14:textId="5045CB0B" w:rsidR="00F56ECE" w:rsidRDefault="00F56ECE" w:rsidP="00F56ECE">
      <w:pPr>
        <w:pStyle w:val="Prrafodelista"/>
        <w:numPr>
          <w:ilvl w:val="0"/>
          <w:numId w:val="6"/>
        </w:numPr>
        <w:rPr>
          <w:ins w:id="489" w:author="Enric Staromiejski Torregrosa" w:date="2020-12-15T07:20:00Z"/>
          <w:lang w:val="en-US"/>
        </w:rPr>
      </w:pPr>
      <w:ins w:id="490" w:author="Enric Staromiejski Torregrosa" w:date="2020-12-15T07:20:00Z">
        <w:r w:rsidRPr="00F56ECE">
          <w:rPr>
            <w:b/>
            <w:bCs/>
            <w:lang w:val="en-US"/>
            <w:rPrChange w:id="491" w:author="Enric Staromiejski Torregrosa" w:date="2020-12-15T07:24:00Z">
              <w:rPr>
                <w:lang w:val="en-US"/>
              </w:rPr>
            </w:rPrChange>
          </w:rPr>
          <w:t>Competency Question</w:t>
        </w:r>
        <w:r>
          <w:rPr>
            <w:lang w:val="en-US"/>
          </w:rPr>
          <w:t>:</w:t>
        </w:r>
      </w:ins>
      <w:ins w:id="492" w:author="Enric Staromiejski Torregrosa" w:date="2020-12-15T07:23:00Z">
        <w:r>
          <w:rPr>
            <w:lang w:val="en-US"/>
          </w:rPr>
          <w:t xml:space="preserve"> </w:t>
        </w:r>
      </w:ins>
      <w:ins w:id="493" w:author="Enric Staromiejski Torregrosa" w:date="2020-12-15T07:24:00Z">
        <w:r w:rsidRPr="00F56ECE">
          <w:rPr>
            <w:lang w:val="en-US"/>
          </w:rPr>
          <w:t>Retrieve all the input values assigned by all evaluators to 'Qualitative Subjective Criteria', as well as the information related to the input value.</w:t>
        </w:r>
      </w:ins>
    </w:p>
    <w:p w14:paraId="01EB22BB" w14:textId="6595F00E" w:rsidR="00F04F5F" w:rsidDel="00086BE8" w:rsidRDefault="00F56ECE" w:rsidP="00F56ECE">
      <w:pPr>
        <w:pStyle w:val="Prrafodelista"/>
        <w:numPr>
          <w:ilvl w:val="0"/>
          <w:numId w:val="6"/>
        </w:numPr>
        <w:rPr>
          <w:del w:id="494" w:author="Enric Staromiejski Torregrosa" w:date="2020-12-15T07:20:00Z"/>
          <w:lang w:val="en-US"/>
        </w:rPr>
      </w:pPr>
      <w:ins w:id="495" w:author="Enric Staromiejski Torregrosa" w:date="2020-12-15T07:20:00Z">
        <w:r w:rsidRPr="00F56ECE">
          <w:rPr>
            <w:b/>
            <w:bCs/>
            <w:lang w:val="en-US"/>
            <w:rPrChange w:id="496" w:author="Enric Staromiejski Torregrosa" w:date="2020-12-15T07:24:00Z">
              <w:rPr>
                <w:lang w:val="en-US"/>
              </w:rPr>
            </w:rPrChange>
          </w:rPr>
          <w:t>SPARQL Query</w:t>
        </w:r>
      </w:ins>
      <w:del w:id="497" w:author="Enric Staromiejski Torregrosa" w:date="2020-12-15T07:20:00Z">
        <w:r w:rsidR="00713B0C" w:rsidRPr="00F56ECE" w:rsidDel="00F56ECE">
          <w:rPr>
            <w:highlight w:val="yellow"/>
            <w:lang w:val="en-US"/>
            <w:rPrChange w:id="498" w:author="Enric Staromiejski Torregrosa" w:date="2020-12-15T07:20:00Z">
              <w:rPr>
                <w:highlight w:val="yellow"/>
                <w:lang w:val="en-US"/>
              </w:rPr>
            </w:rPrChange>
          </w:rPr>
          <w:delText>@Enric to explain python method and to provide the SPARQL queries</w:delText>
        </w:r>
      </w:del>
      <w:ins w:id="499" w:author="Enric Staromiejski Torregrosa" w:date="2020-12-15T07:24:00Z">
        <w:r>
          <w:rPr>
            <w:lang w:val="en-US"/>
          </w:rPr>
          <w:t xml:space="preserve">: see </w:t>
        </w:r>
      </w:ins>
      <w:ins w:id="500" w:author="Enric Staromiejski Torregrosa" w:date="2020-12-15T07:25:00Z">
        <w:r>
          <w:rPr>
            <w:lang w:val="en-US"/>
          </w:rPr>
          <w:fldChar w:fldCharType="begin"/>
        </w:r>
        <w:r>
          <w:rPr>
            <w:lang w:val="en-US"/>
          </w:rPr>
          <w:instrText xml:space="preserve"> HYPERLINK "https://raw.githubusercontent.com/isa-camss/CAV/master/pilot/py/select-input-values.sparql" </w:instrText>
        </w:r>
        <w:r>
          <w:rPr>
            <w:lang w:val="en-US"/>
          </w:rPr>
        </w:r>
        <w:r>
          <w:rPr>
            <w:lang w:val="en-US"/>
          </w:rPr>
          <w:fldChar w:fldCharType="separate"/>
        </w:r>
        <w:r w:rsidRPr="00F56ECE">
          <w:rPr>
            <w:rStyle w:val="Hipervnculo"/>
            <w:lang w:val="en-US"/>
          </w:rPr>
          <w:t>file</w:t>
        </w:r>
        <w:r>
          <w:rPr>
            <w:lang w:val="en-US"/>
          </w:rPr>
          <w:fldChar w:fldCharType="end"/>
        </w:r>
      </w:ins>
      <w:ins w:id="501" w:author="Enric Staromiejski Torregrosa" w:date="2020-12-15T07:24:00Z">
        <w:r>
          <w:rPr>
            <w:lang w:val="en-US"/>
          </w:rPr>
          <w:t xml:space="preserve"> in repository</w:t>
        </w:r>
      </w:ins>
      <w:ins w:id="502" w:author="Enric Staromiejski Torregrosa" w:date="2020-12-15T07:25:00Z">
        <w:r>
          <w:rPr>
            <w:rStyle w:val="Refdenotaalpie"/>
            <w:lang w:val="en-US"/>
          </w:rPr>
          <w:footnoteReference w:id="8"/>
        </w:r>
      </w:ins>
      <w:ins w:id="511" w:author="Enric Staromiejski Torregrosa" w:date="2020-12-15T07:40:00Z">
        <w:r w:rsidR="00086BE8">
          <w:rPr>
            <w:lang w:val="en-US"/>
          </w:rPr>
          <w:t>:</w:t>
        </w:r>
      </w:ins>
    </w:p>
    <w:p w14:paraId="44272FD0" w14:textId="77777777" w:rsidR="00086BE8" w:rsidRDefault="00086BE8" w:rsidP="00F04F5F">
      <w:pPr>
        <w:pStyle w:val="Prrafodelista"/>
        <w:numPr>
          <w:ilvl w:val="0"/>
          <w:numId w:val="6"/>
        </w:numPr>
        <w:rPr>
          <w:ins w:id="512" w:author="Enric Staromiejski Torregrosa" w:date="2020-12-15T07:40:00Z"/>
          <w:lang w:val="en-US"/>
        </w:rPr>
      </w:pPr>
    </w:p>
    <w:p w14:paraId="5DF1DE59" w14:textId="77777777" w:rsidR="00086BE8" w:rsidRDefault="00086BE8" w:rsidP="00086BE8">
      <w:pPr>
        <w:keepNext/>
        <w:jc w:val="left"/>
        <w:rPr>
          <w:ins w:id="513" w:author="Enric Staromiejski Torregrosa" w:date="2020-12-15T07:42:00Z"/>
        </w:rPr>
        <w:pPrChange w:id="514" w:author="Enric Staromiejski Torregrosa" w:date="2020-12-15T07:42:00Z">
          <w:pPr>
            <w:jc w:val="left"/>
          </w:pPr>
        </w:pPrChange>
      </w:pPr>
      <w:ins w:id="515" w:author="Enric Staromiejski Torregrosa" w:date="2020-12-15T07:42:00Z">
        <w:r>
          <w:rPr>
            <w:noProof/>
            <w:lang w:val="en-US"/>
          </w:rPr>
          <w:drawing>
            <wp:inline distT="0" distB="0" distL="0" distR="0" wp14:anchorId="5AD6F51B" wp14:editId="5EF55C9F">
              <wp:extent cx="5612130" cy="2830195"/>
              <wp:effectExtent l="0" t="0" r="127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8">
                        <a:extLst>
                          <a:ext uri="{28A0092B-C50C-407E-A947-70E740481C1C}">
                            <a14:useLocalDpi xmlns:a14="http://schemas.microsoft.com/office/drawing/2010/main" val="0"/>
                          </a:ext>
                        </a:extLst>
                      </a:blip>
                      <a:stretch>
                        <a:fillRect/>
                      </a:stretch>
                    </pic:blipFill>
                    <pic:spPr>
                      <a:xfrm>
                        <a:off x="0" y="0"/>
                        <a:ext cx="5612130" cy="2830195"/>
                      </a:xfrm>
                      <a:prstGeom prst="rect">
                        <a:avLst/>
                      </a:prstGeom>
                    </pic:spPr>
                  </pic:pic>
                </a:graphicData>
              </a:graphic>
            </wp:inline>
          </w:drawing>
        </w:r>
      </w:ins>
    </w:p>
    <w:p w14:paraId="163FD691" w14:textId="64F043D7" w:rsidR="00F56ECE" w:rsidRPr="00086BE8" w:rsidRDefault="00086BE8" w:rsidP="00086BE8">
      <w:pPr>
        <w:pStyle w:val="Descripcin"/>
        <w:jc w:val="center"/>
        <w:rPr>
          <w:ins w:id="516" w:author="Enric Staromiejski Torregrosa" w:date="2020-12-15T07:25:00Z"/>
          <w:lang w:val="en-US"/>
          <w:rPrChange w:id="517" w:author="Enric Staromiejski Torregrosa" w:date="2020-12-15T07:42:00Z">
            <w:rPr>
              <w:ins w:id="518" w:author="Enric Staromiejski Torregrosa" w:date="2020-12-15T07:25:00Z"/>
              <w:lang w:val="en-US"/>
            </w:rPr>
          </w:rPrChange>
        </w:rPr>
        <w:pPrChange w:id="519" w:author="Enric Staromiejski Torregrosa" w:date="2020-12-15T07:43:00Z">
          <w:pPr/>
        </w:pPrChange>
      </w:pPr>
      <w:bookmarkStart w:id="520" w:name="_Toc58911258"/>
      <w:ins w:id="521" w:author="Enric Staromiejski Torregrosa" w:date="2020-12-15T07:42:00Z">
        <w:r>
          <w:t xml:space="preserve">Figure </w:t>
        </w:r>
        <w:r>
          <w:fldChar w:fldCharType="begin"/>
        </w:r>
        <w:r>
          <w:instrText xml:space="preserve"> SEQ Figure \* ARABIC </w:instrText>
        </w:r>
      </w:ins>
      <w:r>
        <w:fldChar w:fldCharType="separate"/>
      </w:r>
      <w:ins w:id="522" w:author="Enric Staromiejski Torregrosa" w:date="2020-12-15T07:52:00Z">
        <w:r w:rsidR="00183C0C">
          <w:rPr>
            <w:noProof/>
          </w:rPr>
          <w:t>3</w:t>
        </w:r>
      </w:ins>
      <w:ins w:id="523" w:author="Enric Staromiejski Torregrosa" w:date="2020-12-15T07:42:00Z">
        <w:r>
          <w:fldChar w:fldCharType="end"/>
        </w:r>
        <w:r>
          <w:t>: SPARQL Query</w:t>
        </w:r>
      </w:ins>
      <w:bookmarkEnd w:id="520"/>
    </w:p>
    <w:p w14:paraId="01EB22BC" w14:textId="45938C9D" w:rsidR="00F04F5F" w:rsidRDefault="005F1E6F" w:rsidP="00F56ECE">
      <w:pPr>
        <w:pStyle w:val="Ttulo3"/>
        <w:rPr>
          <w:ins w:id="524" w:author="Enric Staromiejski Torregrosa" w:date="2020-12-15T07:27:00Z"/>
          <w:lang w:val="en-US"/>
        </w:rPr>
      </w:pPr>
      <w:bookmarkStart w:id="525" w:name="_Toc58911220"/>
      <w:ins w:id="526" w:author="Enric Staromiejski Torregrosa" w:date="2020-12-15T07:26:00Z">
        <w:r>
          <w:rPr>
            <w:lang w:val="en-US"/>
          </w:rPr>
          <w:t>MEAT selection and d</w:t>
        </w:r>
      </w:ins>
      <w:ins w:id="527" w:author="Enric Staromiejski Torregrosa" w:date="2020-12-15T07:25:00Z">
        <w:r w:rsidR="00F56ECE">
          <w:rPr>
            <w:lang w:val="en-US"/>
          </w:rPr>
          <w:t xml:space="preserve">ata </w:t>
        </w:r>
      </w:ins>
      <w:ins w:id="528" w:author="Enric Staromiejski Torregrosa" w:date="2020-12-15T07:26:00Z">
        <w:r>
          <w:rPr>
            <w:lang w:val="en-US"/>
          </w:rPr>
          <w:t>visualization</w:t>
        </w:r>
      </w:ins>
      <w:bookmarkEnd w:id="525"/>
    </w:p>
    <w:p w14:paraId="67A97DDB" w14:textId="77777777" w:rsidR="005F1E6F" w:rsidRDefault="005F1E6F" w:rsidP="005F1E6F">
      <w:pPr>
        <w:rPr>
          <w:ins w:id="529" w:author="Enric Staromiejski Torregrosa" w:date="2020-12-15T07:28:00Z"/>
          <w:lang w:val="en-US"/>
        </w:rPr>
      </w:pPr>
      <w:ins w:id="530" w:author="Enric Staromiejski Torregrosa" w:date="2020-12-15T07:28:00Z">
        <w:r>
          <w:rPr>
            <w:lang w:val="en-US"/>
          </w:rPr>
          <w:t xml:space="preserve">Upon execution of the SPARQL Query, any software development could use the </w:t>
        </w:r>
        <w:proofErr w:type="spellStart"/>
        <w:r>
          <w:rPr>
            <w:lang w:val="en-US"/>
          </w:rPr>
          <w:t>resultset</w:t>
        </w:r>
        <w:proofErr w:type="spellEnd"/>
        <w:r>
          <w:rPr>
            <w:lang w:val="en-US"/>
          </w:rPr>
          <w:t xml:space="preserve"> to apply the </w:t>
        </w:r>
      </w:ins>
      <w:ins w:id="531" w:author="Enric Staromiejski Torregrosa" w:date="2020-12-15T07:27:00Z">
        <w:r>
          <w:rPr>
            <w:lang w:val="en-US"/>
          </w:rPr>
          <w:t>algorithm</w:t>
        </w:r>
      </w:ins>
      <w:ins w:id="532" w:author="Enric Staromiejski Torregrosa" w:date="2020-12-15T07:28:00Z">
        <w:r>
          <w:rPr>
            <w:lang w:val="en-US"/>
          </w:rPr>
          <w:t xml:space="preserve">s described in the </w:t>
        </w:r>
      </w:ins>
      <w:ins w:id="533" w:author="Enric Staromiejski Torregrosa" w:date="2020-12-15T07:27:00Z">
        <w:r>
          <w:rPr>
            <w:lang w:val="en-US"/>
          </w:rPr>
          <w:t>ELECTRE method</w:t>
        </w:r>
      </w:ins>
      <w:ins w:id="534" w:author="Enric Staromiejski Torregrosa" w:date="2020-12-15T07:28:00Z">
        <w:r>
          <w:rPr>
            <w:lang w:val="en-US"/>
          </w:rPr>
          <w:t>s.</w:t>
        </w:r>
      </w:ins>
    </w:p>
    <w:p w14:paraId="48862D97" w14:textId="6E69B06F" w:rsidR="005F1E6F" w:rsidRDefault="005F1E6F" w:rsidP="005F1E6F">
      <w:pPr>
        <w:rPr>
          <w:ins w:id="535" w:author="Enric Staromiejski Torregrosa" w:date="2020-12-15T07:34:00Z"/>
          <w:lang w:val="en-US"/>
        </w:rPr>
      </w:pPr>
      <w:ins w:id="536" w:author="Enric Staromiejski Torregrosa" w:date="2020-12-15T07:28:00Z">
        <w:r>
          <w:rPr>
            <w:lang w:val="en-US"/>
          </w:rPr>
          <w:t>To show this possibility, this pilot has implemented a</w:t>
        </w:r>
      </w:ins>
      <w:ins w:id="537" w:author="Enric Staromiejski Torregrosa" w:date="2020-12-15T07:29:00Z">
        <w:r>
          <w:rPr>
            <w:lang w:val="en-US"/>
          </w:rPr>
          <w:t xml:space="preserve">n </w:t>
        </w:r>
        <w:r w:rsidRPr="005F1E6F">
          <w:rPr>
            <w:i/>
            <w:iCs/>
            <w:lang w:val="en-US"/>
            <w:rPrChange w:id="538" w:author="Enric Staromiejski Torregrosa" w:date="2020-12-15T07:29:00Z">
              <w:rPr>
                <w:lang w:val="en-US"/>
              </w:rPr>
            </w:rPrChange>
          </w:rPr>
          <w:t>ad hoc</w:t>
        </w:r>
        <w:r>
          <w:rPr>
            <w:lang w:val="en-US"/>
          </w:rPr>
          <w:t xml:space="preserve"> version of just the </w:t>
        </w:r>
      </w:ins>
      <w:ins w:id="539" w:author="Enric Staromiejski Torregrosa" w:date="2020-12-15T07:31:00Z">
        <w:r>
          <w:rPr>
            <w:lang w:val="en-US"/>
          </w:rPr>
          <w:t>‘P</w:t>
        </w:r>
      </w:ins>
      <w:ins w:id="540" w:author="Enric Staromiejski Torregrosa" w:date="2020-12-15T07:29:00Z">
        <w:r>
          <w:rPr>
            <w:lang w:val="en-US"/>
          </w:rPr>
          <w:t>hase I</w:t>
        </w:r>
      </w:ins>
      <w:ins w:id="541" w:author="Enric Staromiejski Torregrosa" w:date="2020-12-15T07:31:00Z">
        <w:r>
          <w:rPr>
            <w:lang w:val="en-US"/>
          </w:rPr>
          <w:t>’</w:t>
        </w:r>
      </w:ins>
      <w:ins w:id="542" w:author="Enric Staromiejski Torregrosa" w:date="2020-12-15T07:27:00Z">
        <w:r>
          <w:rPr>
            <w:lang w:val="en-US"/>
          </w:rPr>
          <w:t xml:space="preserve"> </w:t>
        </w:r>
      </w:ins>
      <w:ins w:id="543" w:author="Enric Staromiejski Torregrosa" w:date="2020-12-15T07:29:00Z">
        <w:r>
          <w:rPr>
            <w:lang w:val="en-US"/>
          </w:rPr>
          <w:t xml:space="preserve">of the method using a python </w:t>
        </w:r>
      </w:ins>
      <w:ins w:id="544" w:author="Enric Staromiejski Torregrosa" w:date="2020-12-15T07:34:00Z">
        <w:r>
          <w:rPr>
            <w:lang w:val="en-US"/>
          </w:rPr>
          <w:fldChar w:fldCharType="begin"/>
        </w:r>
        <w:r>
          <w:rPr>
            <w:lang w:val="en-US"/>
          </w:rPr>
          <w:instrText xml:space="preserve"> HYPERLINK "https://github.com/isa-camss/CAV/blob/master/pilot/py/electre.py" </w:instrText>
        </w:r>
        <w:r>
          <w:rPr>
            <w:lang w:val="en-US"/>
          </w:rPr>
        </w:r>
        <w:r>
          <w:rPr>
            <w:lang w:val="en-US"/>
          </w:rPr>
          <w:fldChar w:fldCharType="separate"/>
        </w:r>
        <w:r w:rsidRPr="005F1E6F">
          <w:rPr>
            <w:rStyle w:val="Hipervnculo"/>
            <w:lang w:val="en-US"/>
          </w:rPr>
          <w:t>script</w:t>
        </w:r>
        <w:r>
          <w:rPr>
            <w:lang w:val="en-US"/>
          </w:rPr>
          <w:fldChar w:fldCharType="end"/>
        </w:r>
      </w:ins>
      <w:ins w:id="545" w:author="Enric Staromiejski Torregrosa" w:date="2020-12-15T07:31:00Z">
        <w:r>
          <w:rPr>
            <w:lang w:val="en-US"/>
          </w:rPr>
          <w:t xml:space="preserve"> </w:t>
        </w:r>
      </w:ins>
      <w:ins w:id="546" w:author="Enric Staromiejski Torregrosa" w:date="2020-12-15T07:33:00Z">
        <w:r>
          <w:rPr>
            <w:rStyle w:val="Refdenotaalpie"/>
            <w:lang w:val="en-US"/>
          </w:rPr>
          <w:footnoteReference w:id="9"/>
        </w:r>
      </w:ins>
      <w:ins w:id="556" w:author="Enric Staromiejski Torregrosa" w:date="2020-12-15T07:31:00Z">
        <w:r>
          <w:rPr>
            <w:lang w:val="en-US"/>
          </w:rPr>
          <w:t>(which is sufficient for the first round of comparisons</w:t>
        </w:r>
      </w:ins>
      <w:ins w:id="557" w:author="Enric Staromiejski Torregrosa" w:date="2020-12-15T07:32:00Z">
        <w:r>
          <w:rPr>
            <w:lang w:val="en-US"/>
          </w:rPr>
          <w:t xml:space="preserve">, </w:t>
        </w:r>
      </w:ins>
      <w:ins w:id="558" w:author="Enric Staromiejski Torregrosa" w:date="2020-12-15T07:31:00Z">
        <w:r>
          <w:rPr>
            <w:lang w:val="en-US"/>
          </w:rPr>
          <w:t xml:space="preserve">to outstand the better </w:t>
        </w:r>
        <w:proofErr w:type="spellStart"/>
        <w:r w:rsidRPr="009A1A87">
          <w:rPr>
            <w:b/>
            <w:bCs/>
            <w:i/>
            <w:iCs/>
            <w:lang w:val="en-US"/>
            <w:rPrChange w:id="559" w:author="Enric Staromiejski Torregrosa" w:date="2020-12-15T07:45:00Z">
              <w:rPr>
                <w:lang w:val="en-US"/>
              </w:rPr>
            </w:rPrChange>
          </w:rPr>
          <w:t>TenderLots</w:t>
        </w:r>
      </w:ins>
      <w:proofErr w:type="spellEnd"/>
      <w:ins w:id="560" w:author="Enric Staromiejski Torregrosa" w:date="2020-12-15T07:32:00Z">
        <w:r>
          <w:rPr>
            <w:lang w:val="en-US"/>
          </w:rPr>
          <w:t xml:space="preserve"> and </w:t>
        </w:r>
      </w:ins>
      <w:ins w:id="561" w:author="Enric Staromiejski Torregrosa" w:date="2020-12-15T07:45:00Z">
        <w:r w:rsidR="009A1A87">
          <w:rPr>
            <w:lang w:val="en-US"/>
          </w:rPr>
          <w:t>grasp</w:t>
        </w:r>
      </w:ins>
      <w:ins w:id="562" w:author="Enric Staromiejski Torregrosa" w:date="2020-12-15T07:32:00Z">
        <w:r>
          <w:rPr>
            <w:lang w:val="en-US"/>
          </w:rPr>
          <w:t xml:space="preserve"> </w:t>
        </w:r>
      </w:ins>
      <w:ins w:id="563" w:author="Enric Staromiejski Torregrosa" w:date="2020-12-15T07:46:00Z">
        <w:r w:rsidR="009A1A87">
          <w:rPr>
            <w:lang w:val="en-US"/>
          </w:rPr>
          <w:t>obvious</w:t>
        </w:r>
      </w:ins>
      <w:ins w:id="564" w:author="Enric Staromiejski Torregrosa" w:date="2020-12-15T07:32:00Z">
        <w:r>
          <w:rPr>
            <w:lang w:val="en-US"/>
          </w:rPr>
          <w:t xml:space="preserve"> differences between them</w:t>
        </w:r>
      </w:ins>
      <w:ins w:id="565" w:author="Enric Staromiejski Torregrosa" w:date="2020-12-15T07:31:00Z">
        <w:r>
          <w:rPr>
            <w:lang w:val="en-US"/>
          </w:rPr>
          <w:t>)</w:t>
        </w:r>
      </w:ins>
      <w:ins w:id="566" w:author="Enric Staromiejski Torregrosa" w:date="2020-12-15T07:29:00Z">
        <w:r>
          <w:rPr>
            <w:lang w:val="en-US"/>
          </w:rPr>
          <w:t xml:space="preserve">. The objective of this </w:t>
        </w:r>
        <w:proofErr w:type="spellStart"/>
        <w:r>
          <w:rPr>
            <w:lang w:val="en-US"/>
          </w:rPr>
          <w:t>exercice</w:t>
        </w:r>
        <w:proofErr w:type="spellEnd"/>
        <w:r>
          <w:rPr>
            <w:lang w:val="en-US"/>
          </w:rPr>
          <w:t xml:space="preserve"> is </w:t>
        </w:r>
      </w:ins>
      <w:ins w:id="567" w:author="Enric Staromiejski Torregrosa" w:date="2020-12-15T07:30:00Z">
        <w:r>
          <w:rPr>
            <w:lang w:val="en-US"/>
          </w:rPr>
          <w:t xml:space="preserve">simply to demonstrate that the CAV-AP modelled and implemented in this pilot is fully functional and usable. </w:t>
        </w:r>
      </w:ins>
    </w:p>
    <w:p w14:paraId="3BCD5E9C" w14:textId="0A857145" w:rsidR="005F1E6F" w:rsidRDefault="005F1E6F" w:rsidP="005F1E6F">
      <w:pPr>
        <w:rPr>
          <w:ins w:id="568" w:author="Enric Staromiejski Torregrosa" w:date="2020-12-15T07:49:00Z"/>
          <w:lang w:val="en-US"/>
        </w:rPr>
      </w:pPr>
      <w:ins w:id="569" w:author="Enric Staromiejski Torregrosa" w:date="2020-12-15T07:34:00Z">
        <w:r>
          <w:rPr>
            <w:lang w:val="en-US"/>
          </w:rPr>
          <w:t xml:space="preserve">The </w:t>
        </w:r>
      </w:ins>
      <w:ins w:id="570" w:author="Enric Staromiejski Torregrosa" w:date="2020-12-15T07:35:00Z">
        <w:r>
          <w:rPr>
            <w:lang w:val="en-US"/>
          </w:rPr>
          <w:t xml:space="preserve">whole process of data extraction, transformation, loading, querying, </w:t>
        </w:r>
        <w:proofErr w:type="spellStart"/>
        <w:r>
          <w:rPr>
            <w:lang w:val="en-US"/>
          </w:rPr>
          <w:t>TenderLot</w:t>
        </w:r>
        <w:proofErr w:type="spellEnd"/>
        <w:r>
          <w:rPr>
            <w:lang w:val="en-US"/>
          </w:rPr>
          <w:t xml:space="preserve"> comparison and results </w:t>
        </w:r>
      </w:ins>
      <w:ins w:id="571" w:author="Enric Staromiejski Torregrosa" w:date="2020-12-15T07:36:00Z">
        <w:r>
          <w:rPr>
            <w:lang w:val="en-US"/>
          </w:rPr>
          <w:t xml:space="preserve">visualization has been documented in a </w:t>
        </w:r>
        <w:proofErr w:type="spellStart"/>
        <w:r>
          <w:rPr>
            <w:lang w:val="en-US"/>
          </w:rPr>
          <w:t>Jupyter</w:t>
        </w:r>
        <w:proofErr w:type="spellEnd"/>
        <w:r>
          <w:rPr>
            <w:lang w:val="en-US"/>
          </w:rPr>
          <w:t xml:space="preserve"> Notebook</w:t>
        </w:r>
      </w:ins>
      <w:ins w:id="572" w:author="Enric Staromiejski Torregrosa" w:date="2020-12-15T07:37:00Z">
        <w:r w:rsidR="00086BE8">
          <w:rPr>
            <w:lang w:val="en-US"/>
          </w:rPr>
          <w:t xml:space="preserve"> </w:t>
        </w:r>
      </w:ins>
      <w:ins w:id="573" w:author="Enric Staromiejski Torregrosa" w:date="2020-12-15T07:46:00Z">
        <w:r w:rsidR="009A1A87">
          <w:rPr>
            <w:lang w:val="en-US"/>
          </w:rPr>
          <w:fldChar w:fldCharType="begin"/>
        </w:r>
        <w:r w:rsidR="009A1A87">
          <w:rPr>
            <w:lang w:val="en-US"/>
          </w:rPr>
          <w:instrText xml:space="preserve"> HYPERLINK "https://github.com/isa-camss/CAV/blob/master/pilot/py/ELECTRE-PHASE-I-DEMO.ipynb" </w:instrText>
        </w:r>
        <w:r w:rsidR="009A1A87">
          <w:rPr>
            <w:lang w:val="en-US"/>
          </w:rPr>
        </w:r>
        <w:r w:rsidR="009A1A87">
          <w:rPr>
            <w:lang w:val="en-US"/>
          </w:rPr>
          <w:fldChar w:fldCharType="separate"/>
        </w:r>
        <w:r w:rsidR="00086BE8" w:rsidRPr="009A1A87">
          <w:rPr>
            <w:rStyle w:val="Hipervnculo"/>
            <w:lang w:val="en-US"/>
          </w:rPr>
          <w:t>pipeline</w:t>
        </w:r>
        <w:r w:rsidR="009A1A87">
          <w:rPr>
            <w:lang w:val="en-US"/>
          </w:rPr>
          <w:fldChar w:fldCharType="end"/>
        </w:r>
      </w:ins>
      <w:ins w:id="574" w:author="Enric Staromiejski Torregrosa" w:date="2020-12-15T07:37:00Z">
        <w:r w:rsidR="00086BE8">
          <w:rPr>
            <w:rStyle w:val="Refdenotaalpie"/>
            <w:lang w:val="en-US"/>
          </w:rPr>
          <w:footnoteReference w:id="10"/>
        </w:r>
      </w:ins>
      <w:ins w:id="583" w:author="Enric Staromiejski Torregrosa" w:date="2020-12-15T07:36:00Z">
        <w:r>
          <w:rPr>
            <w:lang w:val="en-US"/>
          </w:rPr>
          <w:t>, which can be executed and read step by step</w:t>
        </w:r>
      </w:ins>
      <w:ins w:id="584" w:author="Enric Staromiejski Torregrosa" w:date="2020-12-15T07:49:00Z">
        <w:r w:rsidR="00183C0C">
          <w:rPr>
            <w:lang w:val="en-US"/>
          </w:rPr>
          <w:t>:</w:t>
        </w:r>
      </w:ins>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585" w:author="Enric Staromiejski Torregrosa" w:date="2020-12-15T07:51:00Z">
          <w:tblPr>
            <w:tblStyle w:val="Tablaconcuadrcula"/>
            <w:tblW w:w="0" w:type="auto"/>
            <w:tblLook w:val="04A0" w:firstRow="1" w:lastRow="0" w:firstColumn="1" w:lastColumn="0" w:noHBand="0" w:noVBand="1"/>
          </w:tblPr>
        </w:tblPrChange>
      </w:tblPr>
      <w:tblGrid>
        <w:gridCol w:w="4707"/>
        <w:gridCol w:w="4131"/>
        <w:tblGridChange w:id="586">
          <w:tblGrid>
            <w:gridCol w:w="4758"/>
            <w:gridCol w:w="4070"/>
          </w:tblGrid>
        </w:tblGridChange>
      </w:tblGrid>
      <w:tr w:rsidR="00183C0C" w14:paraId="02325846" w14:textId="77777777" w:rsidTr="00183C0C">
        <w:trPr>
          <w:ins w:id="587" w:author="Enric Staromiejski Torregrosa" w:date="2020-12-15T07:50:00Z"/>
        </w:trPr>
        <w:tc>
          <w:tcPr>
            <w:tcW w:w="4414" w:type="dxa"/>
            <w:tcPrChange w:id="588" w:author="Enric Staromiejski Torregrosa" w:date="2020-12-15T07:51:00Z">
              <w:tcPr>
                <w:tcW w:w="4414" w:type="dxa"/>
              </w:tcPr>
            </w:tcPrChange>
          </w:tcPr>
          <w:p w14:paraId="59FB136E" w14:textId="60712F93" w:rsidR="00183C0C" w:rsidRDefault="00183C0C" w:rsidP="005F1E6F">
            <w:pPr>
              <w:rPr>
                <w:ins w:id="589" w:author="Enric Staromiejski Torregrosa" w:date="2020-12-15T07:50:00Z"/>
                <w:lang w:val="en-US"/>
              </w:rPr>
            </w:pPr>
            <w:ins w:id="590" w:author="Enric Staromiejski Torregrosa" w:date="2020-12-15T07:50:00Z">
              <w:r>
                <w:rPr>
                  <w:noProof/>
                  <w:lang w:val="en-US"/>
                </w:rPr>
                <w:drawing>
                  <wp:inline distT="0" distB="0" distL="0" distR="0" wp14:anchorId="713AF271" wp14:editId="7D15500D">
                    <wp:extent cx="2884795" cy="3048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5650" cy="3101732"/>
                            </a:xfrm>
                            <a:prstGeom prst="rect">
                              <a:avLst/>
                            </a:prstGeom>
                          </pic:spPr>
                        </pic:pic>
                      </a:graphicData>
                    </a:graphic>
                  </wp:inline>
                </w:drawing>
              </w:r>
            </w:ins>
          </w:p>
        </w:tc>
        <w:tc>
          <w:tcPr>
            <w:tcW w:w="4414" w:type="dxa"/>
            <w:tcPrChange w:id="591" w:author="Enric Staromiejski Torregrosa" w:date="2020-12-15T07:51:00Z">
              <w:tcPr>
                <w:tcW w:w="4414" w:type="dxa"/>
              </w:tcPr>
            </w:tcPrChange>
          </w:tcPr>
          <w:p w14:paraId="10254E1D" w14:textId="17184C4F" w:rsidR="00183C0C" w:rsidRPr="00183C0C" w:rsidRDefault="00183C0C" w:rsidP="00183C0C">
            <w:pPr>
              <w:keepNext/>
              <w:rPr>
                <w:ins w:id="592" w:author="Enric Staromiejski Torregrosa" w:date="2020-12-15T07:50:00Z"/>
                <w:rPrChange w:id="593" w:author="Enric Staromiejski Torregrosa" w:date="2020-12-15T07:52:00Z">
                  <w:rPr>
                    <w:ins w:id="594" w:author="Enric Staromiejski Torregrosa" w:date="2020-12-15T07:50:00Z"/>
                    <w:lang w:val="en-US"/>
                  </w:rPr>
                </w:rPrChange>
              </w:rPr>
              <w:pPrChange w:id="595" w:author="Enric Staromiejski Torregrosa" w:date="2020-12-15T07:52:00Z">
                <w:pPr/>
              </w:pPrChange>
            </w:pPr>
            <w:ins w:id="596" w:author="Enric Staromiejski Torregrosa" w:date="2020-12-15T07:50:00Z">
              <w:r>
                <w:rPr>
                  <w:noProof/>
                  <w:lang w:val="en-US"/>
                </w:rPr>
                <w:drawing>
                  <wp:inline distT="0" distB="0" distL="0" distR="0" wp14:anchorId="3FDAA271" wp14:editId="391A63AA">
                    <wp:extent cx="2514600" cy="3487948"/>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0765" cy="3565854"/>
                            </a:xfrm>
                            <a:prstGeom prst="rect">
                              <a:avLst/>
                            </a:prstGeom>
                          </pic:spPr>
                        </pic:pic>
                      </a:graphicData>
                    </a:graphic>
                  </wp:inline>
                </w:drawing>
              </w:r>
            </w:ins>
          </w:p>
        </w:tc>
      </w:tr>
    </w:tbl>
    <w:p w14:paraId="5F1380CA" w14:textId="10AC10DD" w:rsidR="00183C0C" w:rsidRPr="005F1E6F" w:rsidRDefault="00183C0C" w:rsidP="00183C0C">
      <w:pPr>
        <w:pStyle w:val="Descripcin"/>
        <w:jc w:val="center"/>
        <w:rPr>
          <w:lang w:val="en-US"/>
          <w:rPrChange w:id="597" w:author="Enric Staromiejski Torregrosa" w:date="2020-12-15T07:26:00Z">
            <w:rPr>
              <w:lang w:val="en-US"/>
            </w:rPr>
          </w:rPrChange>
        </w:rPr>
        <w:pPrChange w:id="598" w:author="Enric Staromiejski Torregrosa" w:date="2020-12-15T07:52:00Z">
          <w:pPr/>
        </w:pPrChange>
      </w:pPr>
      <w:bookmarkStart w:id="599" w:name="_Toc58911259"/>
      <w:ins w:id="600" w:author="Enric Staromiejski Torregrosa" w:date="2020-12-15T07:52:00Z">
        <w:r>
          <w:t xml:space="preserve">Figure </w:t>
        </w:r>
        <w:r>
          <w:fldChar w:fldCharType="begin"/>
        </w:r>
        <w:r>
          <w:instrText xml:space="preserve"> SEQ Figure \* ARABIC </w:instrText>
        </w:r>
      </w:ins>
      <w:r>
        <w:fldChar w:fldCharType="separate"/>
      </w:r>
      <w:ins w:id="601" w:author="Enric Staromiejski Torregrosa" w:date="2020-12-15T07:52:00Z">
        <w:r>
          <w:rPr>
            <w:noProof/>
          </w:rPr>
          <w:t>4</w:t>
        </w:r>
        <w:r>
          <w:fldChar w:fldCharType="end"/>
        </w:r>
        <w:r>
          <w:t xml:space="preserve">: </w:t>
        </w:r>
        <w:r w:rsidRPr="0034612C">
          <w:t>Pipeline and visualisation</w:t>
        </w:r>
      </w:ins>
      <w:bookmarkEnd w:id="599"/>
    </w:p>
    <w:p w14:paraId="01EB22BD" w14:textId="77777777" w:rsidR="00321EAB" w:rsidDel="002C5A14" w:rsidRDefault="00F04F5F" w:rsidP="00F04F5F">
      <w:pPr>
        <w:pStyle w:val="Ttulo1"/>
        <w:rPr>
          <w:del w:id="602" w:author="Enric Staromiejski Torregrosa" w:date="2020-12-15T07:54:00Z"/>
          <w:lang w:val="en-US"/>
        </w:rPr>
      </w:pPr>
      <w:bookmarkStart w:id="603" w:name="_Toc58911221"/>
      <w:r>
        <w:rPr>
          <w:lang w:val="en-US"/>
        </w:rPr>
        <w:t>Conclusions</w:t>
      </w:r>
      <w:bookmarkEnd w:id="603"/>
    </w:p>
    <w:p w14:paraId="01EB22BE" w14:textId="446E4EDE" w:rsidR="00F04F5F" w:rsidRPr="002C5A14" w:rsidRDefault="00F04F5F" w:rsidP="00F04F5F">
      <w:pPr>
        <w:pStyle w:val="Ttulo1"/>
        <w:rPr>
          <w:lang w:val="en-US"/>
          <w:rPrChange w:id="604" w:author="Enric Staromiejski Torregrosa" w:date="2020-12-15T07:54:00Z">
            <w:rPr>
              <w:lang w:val="en-US"/>
            </w:rPr>
          </w:rPrChange>
        </w:rPr>
        <w:pPrChange w:id="605" w:author="Enric Staromiejski Torregrosa" w:date="2020-12-15T07:54:00Z">
          <w:pPr/>
        </w:pPrChange>
      </w:pPr>
      <w:del w:id="606" w:author="Enric Staromiejski Torregrosa" w:date="2020-12-15T07:54:00Z">
        <w:r w:rsidRPr="002C5A14" w:rsidDel="002C5A14">
          <w:rPr>
            <w:lang w:val="en-US"/>
            <w:rPrChange w:id="607" w:author="Enric Staromiejski Torregrosa" w:date="2020-12-15T07:54:00Z">
              <w:rPr>
                <w:lang w:val="en-US"/>
              </w:rPr>
            </w:rPrChange>
          </w:rPr>
          <w:delText>As conclusions of the work done on the pilot cast:</w:delText>
        </w:r>
      </w:del>
    </w:p>
    <w:p w14:paraId="01EB22BF" w14:textId="2B9F6315" w:rsidR="00F04F5F" w:rsidRPr="00F04F5F" w:rsidRDefault="00F04F5F" w:rsidP="00F04F5F">
      <w:pPr>
        <w:pStyle w:val="Prrafodelista"/>
        <w:numPr>
          <w:ilvl w:val="0"/>
          <w:numId w:val="7"/>
        </w:numPr>
        <w:rPr>
          <w:lang w:val="en-US"/>
        </w:rPr>
      </w:pPr>
      <w:r w:rsidRPr="00F04F5F">
        <w:rPr>
          <w:lang w:val="en-US"/>
        </w:rPr>
        <w:t>The objective of the current pilot has always been put the CAV in a context of reality and check whether it was complete or if it could be evolved. The dataset, formulae and documentation provided by Italy has shown that the CAV was quite complete but for a couple of attributes</w:t>
      </w:r>
      <w:ins w:id="608" w:author="Enric Staromiejski Torregrosa" w:date="2020-12-15T07:54:00Z">
        <w:r w:rsidR="002C5A14">
          <w:rPr>
            <w:lang w:val="en-US"/>
          </w:rPr>
          <w:t xml:space="preserve">: </w:t>
        </w:r>
      </w:ins>
      <w:del w:id="609" w:author="Enric Staromiejski Torregrosa" w:date="2020-12-15T07:54:00Z">
        <w:r w:rsidRPr="00F04F5F" w:rsidDel="002C5A14">
          <w:rPr>
            <w:lang w:val="en-US"/>
          </w:rPr>
          <w:delText xml:space="preserve"> (</w:delText>
        </w:r>
      </w:del>
      <w:r w:rsidRPr="00F04F5F">
        <w:rPr>
          <w:lang w:val="en-US"/>
        </w:rPr>
        <w:t>score thresholds and the linking to external resources such</w:t>
      </w:r>
      <w:r w:rsidR="003717CE">
        <w:rPr>
          <w:lang w:val="en-US"/>
        </w:rPr>
        <w:t xml:space="preserve"> as</w:t>
      </w:r>
      <w:r w:rsidRPr="00F04F5F">
        <w:rPr>
          <w:lang w:val="en-US"/>
        </w:rPr>
        <w:t xml:space="preserve"> algorithms and formulae</w:t>
      </w:r>
      <w:ins w:id="610" w:author="Enric Staromiejski Torregrosa" w:date="2020-12-15T07:55:00Z">
        <w:r w:rsidR="002C5A14">
          <w:rPr>
            <w:lang w:val="en-US"/>
          </w:rPr>
          <w:t xml:space="preserve"> (see UML for these two details)</w:t>
        </w:r>
      </w:ins>
      <w:del w:id="611" w:author="Enric Staromiejski Torregrosa" w:date="2020-12-15T07:54:00Z">
        <w:r w:rsidRPr="00F04F5F" w:rsidDel="002C5A14">
          <w:rPr>
            <w:lang w:val="en-US"/>
          </w:rPr>
          <w:delText>)</w:delText>
        </w:r>
      </w:del>
      <w:r w:rsidRPr="00F04F5F">
        <w:rPr>
          <w:lang w:val="en-US"/>
        </w:rPr>
        <w:t xml:space="preserve">. </w:t>
      </w:r>
    </w:p>
    <w:p w14:paraId="01EB22C0" w14:textId="0DED40D4" w:rsidR="00F04F5F" w:rsidRPr="00F04F5F" w:rsidRDefault="00F04F5F" w:rsidP="00F04F5F">
      <w:pPr>
        <w:pStyle w:val="Prrafodelista"/>
        <w:numPr>
          <w:ilvl w:val="0"/>
          <w:numId w:val="7"/>
        </w:numPr>
        <w:rPr>
          <w:lang w:val="en-US"/>
        </w:rPr>
      </w:pPr>
      <w:r w:rsidRPr="00F04F5F">
        <w:rPr>
          <w:lang w:val="en-US"/>
        </w:rPr>
        <w:t xml:space="preserve">The application of the CAV to the eProcurement eEvaluation phase, which is what Italy is trying to do, requires taking the CAV and extending it with the </w:t>
      </w:r>
      <w:proofErr w:type="spellStart"/>
      <w:r w:rsidRPr="00F04F5F">
        <w:rPr>
          <w:lang w:val="en-US"/>
        </w:rPr>
        <w:t>ePO</w:t>
      </w:r>
      <w:proofErr w:type="spellEnd"/>
      <w:r w:rsidRPr="00F04F5F">
        <w:rPr>
          <w:lang w:val="en-US"/>
        </w:rPr>
        <w:t xml:space="preserve"> specialized classes of criterion. It als</w:t>
      </w:r>
      <w:ins w:id="612" w:author="Enric Staromiejski Torregrosa" w:date="2020-12-15T07:55:00Z">
        <w:r w:rsidR="002C5A14">
          <w:rPr>
            <w:lang w:val="en-US"/>
          </w:rPr>
          <w:t>o</w:t>
        </w:r>
      </w:ins>
      <w:del w:id="613" w:author="Enric Staromiejski Torregrosa" w:date="2020-12-15T07:55:00Z">
        <w:r w:rsidRPr="00F04F5F" w:rsidDel="002C5A14">
          <w:rPr>
            <w:lang w:val="en-US"/>
          </w:rPr>
          <w:delText>o may</w:delText>
        </w:r>
      </w:del>
      <w:r w:rsidRPr="00F04F5F">
        <w:rPr>
          <w:lang w:val="en-US"/>
        </w:rPr>
        <w:t xml:space="preserve"> require</w:t>
      </w:r>
      <w:ins w:id="614" w:author="Enric Staromiejski Torregrosa" w:date="2020-12-15T07:55:00Z">
        <w:r w:rsidR="002C5A14">
          <w:rPr>
            <w:lang w:val="en-US"/>
          </w:rPr>
          <w:t>s the use of</w:t>
        </w:r>
      </w:ins>
      <w:r w:rsidRPr="00F04F5F">
        <w:rPr>
          <w:lang w:val="en-US"/>
        </w:rPr>
        <w:t xml:space="preserve"> a reification</w:t>
      </w:r>
      <w:ins w:id="615" w:author="Enric Staromiejski Torregrosa" w:date="2020-12-15T07:55:00Z">
        <w:r w:rsidR="002C5A14">
          <w:rPr>
            <w:lang w:val="en-US"/>
          </w:rPr>
          <w:t xml:space="preserve"> class (</w:t>
        </w:r>
        <w:proofErr w:type="spellStart"/>
        <w:proofErr w:type="gramStart"/>
        <w:r w:rsidR="002C5A14">
          <w:rPr>
            <w:lang w:val="en-US"/>
          </w:rPr>
          <w:t>e.g.</w:t>
        </w:r>
        <w:proofErr w:type="gramEnd"/>
        <w:r w:rsidR="002C5A14">
          <w:rPr>
            <w:lang w:val="en-US"/>
          </w:rPr>
          <w:t xml:space="preserve"> </w:t>
        </w:r>
        <w:proofErr w:type="spellEnd"/>
        <w:r w:rsidR="002C5A14">
          <w:rPr>
            <w:lang w:val="en-US"/>
          </w:rPr>
          <w:t>“</w:t>
        </w:r>
        <w:proofErr w:type="spellStart"/>
        <w:r w:rsidR="002C5A14">
          <w:rPr>
            <w:lang w:val="en-US"/>
          </w:rPr>
          <w:t>InputValue</w:t>
        </w:r>
        <w:proofErr w:type="spellEnd"/>
        <w:r w:rsidR="002C5A14">
          <w:rPr>
            <w:lang w:val="en-US"/>
          </w:rPr>
          <w:t>”)</w:t>
        </w:r>
      </w:ins>
      <w:r w:rsidRPr="00F04F5F">
        <w:rPr>
          <w:lang w:val="en-US"/>
        </w:rPr>
        <w:t xml:space="preserve"> to </w:t>
      </w:r>
      <w:del w:id="616" w:author="Enric Staromiejski Torregrosa" w:date="2020-12-15T07:56:00Z">
        <w:r w:rsidRPr="00F04F5F" w:rsidDel="002C5A14">
          <w:rPr>
            <w:lang w:val="en-US"/>
          </w:rPr>
          <w:delText xml:space="preserve">put </w:delText>
        </w:r>
      </w:del>
      <w:ins w:id="617" w:author="Enric Staromiejski Torregrosa" w:date="2020-12-15T07:56:00Z">
        <w:r w:rsidR="002C5A14">
          <w:rPr>
            <w:lang w:val="en-US"/>
          </w:rPr>
          <w:t>relate</w:t>
        </w:r>
        <w:r w:rsidR="002C5A14" w:rsidRPr="00F04F5F">
          <w:rPr>
            <w:lang w:val="en-US"/>
          </w:rPr>
          <w:t xml:space="preserve"> </w:t>
        </w:r>
      </w:ins>
      <w:r w:rsidRPr="00F04F5F">
        <w:rPr>
          <w:lang w:val="en-US"/>
        </w:rPr>
        <w:t xml:space="preserve">all the </w:t>
      </w:r>
      <w:del w:id="618" w:author="Enric Staromiejski Torregrosa" w:date="2020-12-15T07:56:00Z">
        <w:r w:rsidRPr="00F04F5F" w:rsidDel="002C5A14">
          <w:rPr>
            <w:lang w:val="en-US"/>
          </w:rPr>
          <w:delText xml:space="preserve">main input </w:delText>
        </w:r>
      </w:del>
      <w:r w:rsidRPr="00F04F5F">
        <w:rPr>
          <w:lang w:val="en-US"/>
        </w:rPr>
        <w:t xml:space="preserve">data </w:t>
      </w:r>
      <w:del w:id="619" w:author="Enric Staromiejski Torregrosa" w:date="2020-12-15T07:56:00Z">
        <w:r w:rsidRPr="00F04F5F" w:rsidDel="002C5A14">
          <w:rPr>
            <w:lang w:val="en-US"/>
          </w:rPr>
          <w:delText>together</w:delText>
        </w:r>
      </w:del>
      <w:ins w:id="620" w:author="Enric Staromiejski Torregrosa" w:date="2020-12-15T07:56:00Z">
        <w:r w:rsidR="002C5A14">
          <w:rPr>
            <w:lang w:val="en-US"/>
          </w:rPr>
          <w:t>about evaluation decision</w:t>
        </w:r>
      </w:ins>
      <w:r w:rsidRPr="00F04F5F">
        <w:rPr>
          <w:lang w:val="en-US"/>
        </w:rPr>
        <w:t xml:space="preserve">. But this is what application profiles </w:t>
      </w:r>
      <w:ins w:id="621" w:author="Enric Staromiejski Torregrosa" w:date="2020-12-15T07:57:00Z">
        <w:r w:rsidR="0029442C">
          <w:rPr>
            <w:lang w:val="en-US"/>
          </w:rPr>
          <w:t xml:space="preserve">are expected to </w:t>
        </w:r>
      </w:ins>
      <w:r w:rsidRPr="00F04F5F">
        <w:rPr>
          <w:lang w:val="en-US"/>
        </w:rPr>
        <w:t>do in respect of eGovernment Core Vocabularies.</w:t>
      </w:r>
    </w:p>
    <w:p w14:paraId="01EB22C1" w14:textId="3DEB3D58" w:rsidR="00A80D6E" w:rsidRPr="00CD4162" w:rsidRDefault="00F04F5F" w:rsidP="00CD4162">
      <w:pPr>
        <w:pStyle w:val="Prrafodelista"/>
        <w:numPr>
          <w:ilvl w:val="0"/>
          <w:numId w:val="7"/>
        </w:numPr>
        <w:rPr>
          <w:lang w:val="en-US"/>
        </w:rPr>
      </w:pPr>
      <w:r w:rsidRPr="00F04F5F">
        <w:rPr>
          <w:lang w:val="en-US"/>
        </w:rPr>
        <w:t>Modelling and implementing the algorithms and formulae that interven</w:t>
      </w:r>
      <w:ins w:id="622" w:author="Enric Staromiejski Torregrosa" w:date="2020-12-15T07:57:00Z">
        <w:r w:rsidR="0029442C">
          <w:rPr>
            <w:lang w:val="en-US"/>
          </w:rPr>
          <w:t>e</w:t>
        </w:r>
      </w:ins>
      <w:del w:id="623" w:author="Enric Staromiejski Torregrosa" w:date="2020-12-15T07:57:00Z">
        <w:r w:rsidRPr="00F04F5F" w:rsidDel="0029442C">
          <w:rPr>
            <w:lang w:val="en-US"/>
          </w:rPr>
          <w:delText>ing</w:delText>
        </w:r>
      </w:del>
      <w:r w:rsidRPr="00F04F5F">
        <w:rPr>
          <w:lang w:val="en-US"/>
        </w:rPr>
        <w:t xml:space="preserve"> in the calculation of the results and the issuing of a report goes beyond the objectives of the current pilot. </w:t>
      </w:r>
      <w:ins w:id="624" w:author="Enric Staromiejski Torregrosa" w:date="2020-12-15T07:57:00Z">
        <w:r w:rsidR="0029442C">
          <w:rPr>
            <w:lang w:val="en-US"/>
          </w:rPr>
          <w:t>The model, however, sets a good foundation for approach</w:t>
        </w:r>
      </w:ins>
      <w:ins w:id="625" w:author="Enric Staromiejski Torregrosa" w:date="2020-12-15T07:58:00Z">
        <w:r w:rsidR="0029442C">
          <w:rPr>
            <w:lang w:val="en-US"/>
          </w:rPr>
          <w:t>ing the development of a ‘Reference Implementation’ of the complete ELECTRE Methods.</w:t>
        </w:r>
      </w:ins>
    </w:p>
    <w:p w14:paraId="01EB22C2" w14:textId="77777777" w:rsidR="009B2FC7" w:rsidRDefault="009B2FC7" w:rsidP="009B2FC7">
      <w:pPr>
        <w:pStyle w:val="Ttulo1"/>
        <w:numPr>
          <w:ilvl w:val="0"/>
          <w:numId w:val="0"/>
        </w:numPr>
        <w:rPr>
          <w:lang w:val="en-US"/>
        </w:rPr>
      </w:pPr>
      <w:bookmarkStart w:id="626" w:name="_Toc58911222"/>
      <w:r>
        <w:rPr>
          <w:lang w:val="en-US"/>
        </w:rPr>
        <w:t>Annex I – Documentation Provided by Italy</w:t>
      </w:r>
      <w:bookmarkEnd w:id="626"/>
      <w:r>
        <w:rPr>
          <w:lang w:val="en-US"/>
        </w:rPr>
        <w:t xml:space="preserve"> </w:t>
      </w:r>
    </w:p>
    <w:p w14:paraId="01EB22C3" w14:textId="77777777" w:rsidR="009B2FC7" w:rsidRDefault="00AB779B" w:rsidP="00AB779B">
      <w:pPr>
        <w:pStyle w:val="Prrafodelista"/>
        <w:numPr>
          <w:ilvl w:val="0"/>
          <w:numId w:val="8"/>
        </w:numPr>
      </w:pPr>
      <w:r>
        <w:t>Italy dataset:</w:t>
      </w:r>
    </w:p>
    <w:p w14:paraId="01EB22C4" w14:textId="77777777" w:rsidR="00AB779B" w:rsidRDefault="002C5A14" w:rsidP="00AB779B">
      <w:pPr>
        <w:pStyle w:val="Prrafodelista"/>
        <w:jc w:val="center"/>
      </w:pPr>
      <w:r>
        <w:rPr>
          <w:noProof/>
        </w:rPr>
      </w:r>
      <w:r w:rsidR="002C5A14">
        <w:rPr>
          <w:noProof/>
        </w:rPr>
        <w:object w:dxaOrig="1534" w:dyaOrig="994" w14:anchorId="6099E3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76.7pt;height:49.55pt;mso-width-percent:0;mso-height-percent:0;mso-width-percent:0;mso-height-percent:0" o:ole="">
            <v:imagedata r:id="rId21" o:title=""/>
          </v:shape>
          <o:OLEObject Type="Embed" ProgID="Excel.SheetMacroEnabled.12" ShapeID="_x0000_i1030" DrawAspect="Icon" ObjectID="_1669524338" r:id="rId22"/>
        </w:object>
      </w:r>
    </w:p>
    <w:p w14:paraId="01EB22C5" w14:textId="77777777" w:rsidR="00AB779B" w:rsidRDefault="00AB779B" w:rsidP="00AB779B">
      <w:pPr>
        <w:pStyle w:val="Prrafodelista"/>
        <w:jc w:val="center"/>
      </w:pPr>
    </w:p>
    <w:p w14:paraId="01EB22C6" w14:textId="77777777" w:rsidR="00AB779B" w:rsidRDefault="00AB779B" w:rsidP="00AB779B">
      <w:pPr>
        <w:pStyle w:val="Prrafodelista"/>
        <w:numPr>
          <w:ilvl w:val="0"/>
          <w:numId w:val="8"/>
        </w:numPr>
      </w:pPr>
      <w:r>
        <w:t xml:space="preserve">Methods to calculate the MEAT (ELECTRE method page 26): </w:t>
      </w:r>
    </w:p>
    <w:p w14:paraId="01EB22C7" w14:textId="77777777" w:rsidR="00AB779B" w:rsidRDefault="002C5A14" w:rsidP="00AB779B">
      <w:pPr>
        <w:pStyle w:val="Prrafodelista"/>
        <w:jc w:val="center"/>
      </w:pPr>
      <w:r>
        <w:rPr>
          <w:noProof/>
        </w:rPr>
      </w:r>
      <w:r w:rsidR="002C5A14">
        <w:rPr>
          <w:noProof/>
        </w:rPr>
        <w:object w:dxaOrig="1534" w:dyaOrig="994" w14:anchorId="7EA1A1DD">
          <v:shape id="_x0000_i1029" type="#_x0000_t75" alt="" style="width:76.7pt;height:49.55pt;mso-width-percent:0;mso-height-percent:0;mso-width-percent:0;mso-height-percent:0" o:ole="">
            <v:imagedata r:id="rId23" o:title=""/>
          </v:shape>
          <o:OLEObject Type="Embed" ProgID="AcroExch.Document.DC" ShapeID="_x0000_i1029" DrawAspect="Icon" ObjectID="_1669524339" r:id="rId24"/>
        </w:object>
      </w:r>
    </w:p>
    <w:sectPr w:rsidR="00AB779B">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45" w:author="Enric Staromiejski Torregrosa" w:date="2020-12-15T06:26:00Z" w:initials="EST">
    <w:p w14:paraId="586B926C" w14:textId="77777777" w:rsidR="002C5A14" w:rsidRDefault="002C5A14" w:rsidP="00AB7E91">
      <w:pPr>
        <w:pStyle w:val="Textocomentario"/>
        <w:numPr>
          <w:ilvl w:val="0"/>
          <w:numId w:val="10"/>
        </w:numPr>
      </w:pPr>
      <w:r>
        <w:rPr>
          <w:rStyle w:val="Refdecomentario"/>
        </w:rPr>
        <w:annotationRef/>
      </w:r>
      <w:r>
        <w:t>Impossible to read the text inside the boxes. Could you please increase the size of the boxes and the text inside them?</w:t>
      </w:r>
    </w:p>
    <w:p w14:paraId="511BF2C7" w14:textId="48A59783" w:rsidR="002C5A14" w:rsidRDefault="002C5A14" w:rsidP="00AB7E91">
      <w:pPr>
        <w:pStyle w:val="Textocomentario"/>
        <w:numPr>
          <w:ilvl w:val="0"/>
          <w:numId w:val="10"/>
        </w:numPr>
      </w:pPr>
      <w:r>
        <w:t xml:space="preserve">Remove the </w:t>
      </w:r>
      <w:proofErr w:type="spellStart"/>
      <w:r>
        <w:t>bizagi</w:t>
      </w:r>
      <w:proofErr w:type="spellEnd"/>
      <w:r>
        <w:t xml:space="preserve"> logo at the bottom right corner of the image, please.</w:t>
      </w:r>
    </w:p>
  </w:comment>
  <w:comment w:id="272" w:author="Enric Staromiejski Torregrosa" w:date="2020-12-15T07:06:00Z" w:initials="EST">
    <w:p w14:paraId="7EAFB285" w14:textId="1A46DE6D" w:rsidR="002C5A14" w:rsidRPr="003D4346" w:rsidRDefault="002C5A14">
      <w:pPr>
        <w:pStyle w:val="Textocomentario"/>
        <w:rPr>
          <w:lang w:val="es-ES"/>
        </w:rPr>
      </w:pPr>
      <w:r>
        <w:rPr>
          <w:rStyle w:val="Refdecomentario"/>
        </w:rPr>
        <w:annotationRef/>
      </w:r>
      <w:proofErr w:type="spellStart"/>
      <w:r w:rsidRPr="003D4346">
        <w:rPr>
          <w:lang w:val="es-ES"/>
        </w:rPr>
        <w:t>Podríem</w:t>
      </w:r>
      <w:proofErr w:type="spellEnd"/>
      <w:r w:rsidRPr="003D4346">
        <w:rPr>
          <w:lang w:val="es-ES"/>
        </w:rPr>
        <w:t xml:space="preserve"> posar </w:t>
      </w:r>
      <w:proofErr w:type="spellStart"/>
      <w:r w:rsidRPr="003D4346">
        <w:rPr>
          <w:lang w:val="es-ES"/>
        </w:rPr>
        <w:t>l’XMI</w:t>
      </w:r>
      <w:proofErr w:type="spellEnd"/>
      <w:r w:rsidRPr="003D4346">
        <w:rPr>
          <w:lang w:val="es-ES"/>
        </w:rPr>
        <w:t xml:space="preserve"> I </w:t>
      </w:r>
      <w:proofErr w:type="spellStart"/>
      <w:r w:rsidRPr="003D4346">
        <w:rPr>
          <w:lang w:val="es-ES"/>
        </w:rPr>
        <w:t>l’HTML</w:t>
      </w:r>
      <w:proofErr w:type="spellEnd"/>
      <w:r w:rsidRPr="003D4346">
        <w:rPr>
          <w:lang w:val="es-ES"/>
        </w:rPr>
        <w:t xml:space="preserve"> en </w:t>
      </w:r>
      <w:r>
        <w:rPr>
          <w:lang w:val="es-ES"/>
        </w:rPr>
        <w:t xml:space="preserve">la carpeta del GH: </w:t>
      </w:r>
      <w:hyperlink r:id="rId1" w:history="1">
        <w:r w:rsidRPr="001C0242">
          <w:rPr>
            <w:rStyle w:val="Hipervnculo"/>
            <w:lang w:val="es-ES"/>
          </w:rPr>
          <w:t>https://github.com/isa-camss/CAV/tree/master/pilot/uml</w:t>
        </w:r>
      </w:hyperlink>
      <w:r>
        <w:rPr>
          <w:lang w:val="es-ES"/>
        </w:rPr>
        <w:t xml:space="preserve">, </w:t>
      </w:r>
      <w:proofErr w:type="gramStart"/>
      <w:r>
        <w:rPr>
          <w:lang w:val="es-ES"/>
        </w:rPr>
        <w:t>no?</w:t>
      </w:r>
      <w:proofErr w:type="gramEnd"/>
      <w:r>
        <w:rPr>
          <w:lang w:val="es-ES"/>
        </w:rPr>
        <w:t xml:space="preserve"> I </w:t>
      </w:r>
      <w:proofErr w:type="spellStart"/>
      <w:r>
        <w:rPr>
          <w:lang w:val="es-ES"/>
        </w:rPr>
        <w:t>fins</w:t>
      </w:r>
      <w:proofErr w:type="spellEnd"/>
      <w:r>
        <w:rPr>
          <w:lang w:val="es-ES"/>
        </w:rPr>
        <w:t xml:space="preserve"> i </w:t>
      </w:r>
      <w:proofErr w:type="spellStart"/>
      <w:r>
        <w:rPr>
          <w:lang w:val="es-ES"/>
        </w:rPr>
        <w:t>tot</w:t>
      </w:r>
      <w:proofErr w:type="spellEnd"/>
      <w:r>
        <w:rPr>
          <w:lang w:val="es-ES"/>
        </w:rPr>
        <w:t xml:space="preserve"> un </w:t>
      </w:r>
      <w:proofErr w:type="spellStart"/>
      <w:proofErr w:type="gramStart"/>
      <w:r>
        <w:rPr>
          <w:lang w:val="es-ES"/>
        </w:rPr>
        <w:t>png</w:t>
      </w:r>
      <w:proofErr w:type="spellEnd"/>
      <w:r>
        <w:rPr>
          <w:lang w:val="es-ES"/>
        </w:rPr>
        <w:t>….</w:t>
      </w:r>
      <w:proofErr w:type="gramEnd"/>
      <w:r>
        <w:rPr>
          <w:lang w:val="es-ES"/>
        </w:rPr>
        <w:t xml:space="preserve">costa </w:t>
      </w:r>
      <w:proofErr w:type="spellStart"/>
      <w:r>
        <w:rPr>
          <w:lang w:val="es-ES"/>
        </w:rPr>
        <w:t>molt</w:t>
      </w:r>
      <w:proofErr w:type="spellEnd"/>
      <w:r>
        <w:rPr>
          <w:lang w:val="es-ES"/>
        </w:rPr>
        <w:t xml:space="preserve"> de </w:t>
      </w:r>
      <w:proofErr w:type="spellStart"/>
      <w:r>
        <w:rPr>
          <w:lang w:val="es-ES"/>
        </w:rPr>
        <w:t>llegir</w:t>
      </w:r>
      <w:proofErr w:type="spellEnd"/>
      <w:r>
        <w:rPr>
          <w:lang w:val="es-ES"/>
        </w:rPr>
        <w:t xml:space="preserve">. L’HTML i el PNG es poden </w:t>
      </w:r>
      <w:proofErr w:type="spellStart"/>
      <w:r>
        <w:rPr>
          <w:lang w:val="es-ES"/>
        </w:rPr>
        <w:t>zoomar</w:t>
      </w:r>
      <w:proofErr w:type="spellEnd"/>
      <w:r>
        <w:rPr>
          <w:lang w:val="es-ES"/>
        </w:rPr>
        <w:t xml:space="preserve"> </w:t>
      </w:r>
      <w:proofErr w:type="spellStart"/>
      <w:r>
        <w:rPr>
          <w:lang w:val="es-ES"/>
        </w:rPr>
        <w:t>sense</w:t>
      </w:r>
      <w:proofErr w:type="spellEnd"/>
      <w:r>
        <w:rPr>
          <w:lang w:val="es-ES"/>
        </w:rPr>
        <w:t xml:space="preserve"> </w:t>
      </w:r>
      <w:proofErr w:type="gramStart"/>
      <w:r>
        <w:rPr>
          <w:lang w:val="es-ES"/>
        </w:rPr>
        <w:t>problemas….</w:t>
      </w:r>
      <w:proofErr w:type="spellStart"/>
      <w:proofErr w:type="gramEnd"/>
      <w:r>
        <w:rPr>
          <w:lang w:val="es-ES"/>
        </w:rPr>
        <w:t>aquesta</w:t>
      </w:r>
      <w:proofErr w:type="spellEnd"/>
      <w:r>
        <w:rPr>
          <w:lang w:val="es-ES"/>
        </w:rPr>
        <w:t xml:space="preserve"> </w:t>
      </w:r>
      <w:proofErr w:type="spellStart"/>
      <w:r>
        <w:rPr>
          <w:lang w:val="es-ES"/>
        </w:rPr>
        <w:t>imatge</w:t>
      </w:r>
      <w:proofErr w:type="spellEnd"/>
      <w:r>
        <w:rPr>
          <w:lang w:val="es-ES"/>
        </w:rPr>
        <w:t xml:space="preserve"> del </w:t>
      </w:r>
      <w:proofErr w:type="spellStart"/>
      <w:r>
        <w:rPr>
          <w:lang w:val="es-ES"/>
        </w:rPr>
        <w:t>doc</w:t>
      </w:r>
      <w:proofErr w:type="spellEnd"/>
      <w:r>
        <w:rPr>
          <w:lang w:val="es-ES"/>
        </w:rPr>
        <w:t xml:space="preserve"> 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11BF2C7" w15:done="0"/>
  <w15:commentEx w15:paraId="7EAFB2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2D592" w16cex:dateUtc="2020-12-15T05:26:00Z"/>
  <w16cex:commentExtensible w16cex:durableId="2382DF05" w16cex:dateUtc="2020-12-15T06: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11BF2C7" w16cid:durableId="2382D592"/>
  <w16cid:commentId w16cid:paraId="7EAFB285" w16cid:durableId="2382DF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BA113F" w14:textId="77777777" w:rsidR="002C5A14" w:rsidRDefault="002C5A14" w:rsidP="00AB7E91">
      <w:pPr>
        <w:spacing w:before="0" w:after="0" w:line="240" w:lineRule="auto"/>
      </w:pPr>
      <w:r>
        <w:separator/>
      </w:r>
    </w:p>
  </w:endnote>
  <w:endnote w:type="continuationSeparator" w:id="0">
    <w:p w14:paraId="63313CEC" w14:textId="77777777" w:rsidR="002C5A14" w:rsidRDefault="002C5A14" w:rsidP="00AB7E9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67F8DB" w14:textId="77777777" w:rsidR="002C5A14" w:rsidRDefault="002C5A14" w:rsidP="00AB7E91">
      <w:pPr>
        <w:spacing w:before="0" w:after="0" w:line="240" w:lineRule="auto"/>
      </w:pPr>
      <w:r>
        <w:separator/>
      </w:r>
    </w:p>
  </w:footnote>
  <w:footnote w:type="continuationSeparator" w:id="0">
    <w:p w14:paraId="3C2D0A75" w14:textId="77777777" w:rsidR="002C5A14" w:rsidRDefault="002C5A14" w:rsidP="00AB7E91">
      <w:pPr>
        <w:spacing w:before="0" w:after="0" w:line="240" w:lineRule="auto"/>
      </w:pPr>
      <w:r>
        <w:continuationSeparator/>
      </w:r>
    </w:p>
  </w:footnote>
  <w:footnote w:id="1">
    <w:p w14:paraId="50F428DD" w14:textId="6AABE6F7" w:rsidR="002C5A14" w:rsidRPr="00C0767E" w:rsidRDefault="002C5A14">
      <w:pPr>
        <w:pStyle w:val="Textonotapie"/>
        <w:rPr>
          <w:lang w:val="es-ES"/>
          <w:rPrChange w:id="127" w:author="Enric Staromiejski Torregrosa" w:date="2020-12-15T07:02:00Z">
            <w:rPr/>
          </w:rPrChange>
        </w:rPr>
      </w:pPr>
      <w:ins w:id="128" w:author="Enric Staromiejski Torregrosa" w:date="2020-12-15T07:02:00Z">
        <w:r>
          <w:rPr>
            <w:rStyle w:val="Refdenotaalpie"/>
          </w:rPr>
          <w:footnoteRef/>
        </w:r>
        <w:r w:rsidRPr="00C0767E">
          <w:rPr>
            <w:lang w:val="es-ES"/>
            <w:rPrChange w:id="129" w:author="Enric Staromiejski Torregrosa" w:date="2020-12-15T07:02:00Z">
              <w:rPr/>
            </w:rPrChange>
          </w:rPr>
          <w:t xml:space="preserve"> AVCP, </w:t>
        </w:r>
      </w:ins>
      <w:ins w:id="130" w:author="Enric Staromiejski Torregrosa" w:date="2020-12-15T07:03:00Z">
        <w:r>
          <w:rPr>
            <w:lang w:val="es-ES"/>
          </w:rPr>
          <w:t>‘</w:t>
        </w:r>
      </w:ins>
      <w:proofErr w:type="spellStart"/>
      <w:ins w:id="131" w:author="Enric Staromiejski Torregrosa" w:date="2020-12-15T07:02:00Z">
        <w:r w:rsidRPr="00C0767E">
          <w:rPr>
            <w:lang w:val="es-ES"/>
            <w:rPrChange w:id="132" w:author="Enric Staromiejski Torregrosa" w:date="2020-12-15T07:02:00Z">
              <w:rPr/>
            </w:rPrChange>
          </w:rPr>
          <w:t>Autorità</w:t>
        </w:r>
        <w:proofErr w:type="spellEnd"/>
        <w:r w:rsidRPr="00C0767E">
          <w:rPr>
            <w:lang w:val="es-ES"/>
            <w:rPrChange w:id="133" w:author="Enric Staromiejski Torregrosa" w:date="2020-12-15T07:02:00Z">
              <w:rPr/>
            </w:rPrChange>
          </w:rPr>
          <w:t xml:space="preserve"> per la </w:t>
        </w:r>
        <w:proofErr w:type="spellStart"/>
        <w:r w:rsidRPr="00C0767E">
          <w:rPr>
            <w:lang w:val="es-ES"/>
            <w:rPrChange w:id="134" w:author="Enric Staromiejski Torregrosa" w:date="2020-12-15T07:02:00Z">
              <w:rPr/>
            </w:rPrChange>
          </w:rPr>
          <w:t>Vigil</w:t>
        </w:r>
        <w:r w:rsidRPr="00C0767E">
          <w:rPr>
            <w:lang w:val="es-ES"/>
            <w:rPrChange w:id="135" w:author="Enric Staromiejski Torregrosa" w:date="2020-12-15T07:02:00Z">
              <w:rPr>
                <w:lang w:val="es-ES"/>
              </w:rPr>
            </w:rPrChange>
          </w:rPr>
          <w:t>anza</w:t>
        </w:r>
        <w:proofErr w:type="spellEnd"/>
        <w:r w:rsidRPr="00C0767E">
          <w:rPr>
            <w:lang w:val="es-ES"/>
            <w:rPrChange w:id="136" w:author="Enric Staromiejski Torregrosa" w:date="2020-12-15T07:02:00Z">
              <w:rPr>
                <w:lang w:val="es-ES"/>
              </w:rPr>
            </w:rPrChange>
          </w:rPr>
          <w:t xml:space="preserve"> </w:t>
        </w:r>
        <w:r w:rsidRPr="00C0767E">
          <w:rPr>
            <w:lang w:val="es-ES"/>
            <w:rPrChange w:id="137" w:author="Enric Staromiejski Torregrosa" w:date="2020-12-15T07:02:00Z">
              <w:rPr>
                <w:lang w:val="en-US"/>
              </w:rPr>
            </w:rPrChange>
          </w:rPr>
          <w:t>sui</w:t>
        </w:r>
        <w:r>
          <w:rPr>
            <w:lang w:val="es-ES"/>
          </w:rPr>
          <w:t xml:space="preserve"> </w:t>
        </w:r>
        <w:proofErr w:type="spellStart"/>
        <w:r>
          <w:rPr>
            <w:lang w:val="es-ES"/>
          </w:rPr>
          <w:t>Contratti</w:t>
        </w:r>
        <w:proofErr w:type="spellEnd"/>
        <w:r>
          <w:rPr>
            <w:lang w:val="es-ES"/>
          </w:rPr>
          <w:t xml:space="preserve"> </w:t>
        </w:r>
        <w:proofErr w:type="spellStart"/>
        <w:r>
          <w:rPr>
            <w:lang w:val="es-ES"/>
          </w:rPr>
          <w:t>Pubblici</w:t>
        </w:r>
        <w:proofErr w:type="spellEnd"/>
        <w:r>
          <w:rPr>
            <w:lang w:val="es-ES"/>
          </w:rPr>
          <w:t xml:space="preserve"> di </w:t>
        </w:r>
        <w:proofErr w:type="spellStart"/>
        <w:r>
          <w:rPr>
            <w:lang w:val="es-ES"/>
          </w:rPr>
          <w:t>Lavore</w:t>
        </w:r>
        <w:proofErr w:type="spellEnd"/>
        <w:r>
          <w:rPr>
            <w:lang w:val="es-ES"/>
          </w:rPr>
          <w:t xml:space="preserve">, </w:t>
        </w:r>
        <w:proofErr w:type="spellStart"/>
        <w:r>
          <w:rPr>
            <w:lang w:val="es-ES"/>
          </w:rPr>
          <w:t>Servizi</w:t>
        </w:r>
        <w:proofErr w:type="spellEnd"/>
        <w:r>
          <w:rPr>
            <w:lang w:val="es-ES"/>
          </w:rPr>
          <w:t xml:space="preserve"> e </w:t>
        </w:r>
        <w:proofErr w:type="spellStart"/>
        <w:r>
          <w:rPr>
            <w:lang w:val="es-ES"/>
          </w:rPr>
          <w:t>F</w:t>
        </w:r>
      </w:ins>
      <w:ins w:id="138" w:author="Enric Staromiejski Torregrosa" w:date="2020-12-15T07:03:00Z">
        <w:r>
          <w:rPr>
            <w:lang w:val="es-ES"/>
          </w:rPr>
          <w:t>orniture</w:t>
        </w:r>
        <w:proofErr w:type="spellEnd"/>
        <w:r>
          <w:rPr>
            <w:lang w:val="es-ES"/>
          </w:rPr>
          <w:t xml:space="preserve">’, </w:t>
        </w:r>
        <w:proofErr w:type="spellStart"/>
        <w:r>
          <w:rPr>
            <w:lang w:val="es-ES"/>
          </w:rPr>
          <w:t>Italy</w:t>
        </w:r>
        <w:proofErr w:type="spellEnd"/>
        <w:r>
          <w:rPr>
            <w:lang w:val="es-ES"/>
          </w:rPr>
          <w:t>.</w:t>
        </w:r>
      </w:ins>
    </w:p>
  </w:footnote>
  <w:footnote w:id="2">
    <w:p w14:paraId="56FF6228" w14:textId="541F4201" w:rsidR="002C5A14" w:rsidRPr="00AB7E91" w:rsidRDefault="002C5A14" w:rsidP="003D4346">
      <w:pPr>
        <w:pStyle w:val="Textonotapie"/>
        <w:jc w:val="left"/>
        <w:rPr>
          <w:lang w:val="en-US"/>
          <w:rPrChange w:id="252" w:author="Enric Staromiejski Torregrosa" w:date="2020-12-15T06:28:00Z">
            <w:rPr/>
          </w:rPrChange>
        </w:rPr>
        <w:pPrChange w:id="253" w:author="Enric Staromiejski Torregrosa" w:date="2020-12-15T07:06:00Z">
          <w:pPr>
            <w:pStyle w:val="Textonotapie"/>
          </w:pPr>
        </w:pPrChange>
      </w:pPr>
      <w:ins w:id="254" w:author="Enric Staromiejski Torregrosa" w:date="2020-12-15T06:27:00Z">
        <w:r>
          <w:rPr>
            <w:rStyle w:val="Refdenotaalpie"/>
          </w:rPr>
          <w:footnoteRef/>
        </w:r>
        <w:r>
          <w:t xml:space="preserve"> </w:t>
        </w:r>
        <w:r w:rsidRPr="00AB7E91">
          <w:rPr>
            <w:lang w:val="en-US"/>
            <w:rPrChange w:id="255" w:author="Enric Staromiejski Torregrosa" w:date="2020-12-15T06:28:00Z">
              <w:rPr>
                <w:lang w:val="es-ES"/>
              </w:rPr>
            </w:rPrChange>
          </w:rPr>
          <w:t>See spreadsheet tool use</w:t>
        </w:r>
      </w:ins>
      <w:ins w:id="256" w:author="Enric Staromiejski Torregrosa" w:date="2020-12-15T06:28:00Z">
        <w:r w:rsidRPr="00AB7E91">
          <w:rPr>
            <w:lang w:val="en-US"/>
            <w:rPrChange w:id="257" w:author="Enric Staromiejski Torregrosa" w:date="2020-12-15T06:28:00Z">
              <w:rPr>
                <w:lang w:val="es-ES"/>
              </w:rPr>
            </w:rPrChange>
          </w:rPr>
          <w:t>d in</w:t>
        </w:r>
        <w:r>
          <w:rPr>
            <w:lang w:val="en-US"/>
          </w:rPr>
          <w:t xml:space="preserve">: </w:t>
        </w:r>
      </w:ins>
      <w:ins w:id="258" w:author="Enric Staromiejski Torregrosa" w:date="2020-12-15T06:29:00Z">
        <w:r>
          <w:rPr>
            <w:lang w:val="en-US"/>
          </w:rPr>
          <w:fldChar w:fldCharType="begin"/>
        </w:r>
        <w:r>
          <w:rPr>
            <w:lang w:val="en-US"/>
          </w:rPr>
          <w:instrText xml:space="preserve"> HYPERLINK "</w:instrText>
        </w:r>
      </w:ins>
      <w:ins w:id="259" w:author="Enric Staromiejski Torregrosa" w:date="2020-12-15T06:28:00Z">
        <w:r w:rsidRPr="00AB7E91">
          <w:rPr>
            <w:lang w:val="en-US"/>
          </w:rPr>
          <w:instrText>https://github.com/isa-camss/CAV/blob/master/pilot/doc/Italy-provided/evaluation%20tool.xlsm</w:instrText>
        </w:r>
      </w:ins>
      <w:ins w:id="260" w:author="Enric Staromiejski Torregrosa" w:date="2020-12-15T06:29:00Z">
        <w:r>
          <w:rPr>
            <w:lang w:val="en-US"/>
          </w:rPr>
          <w:instrText xml:space="preserve">" </w:instrText>
        </w:r>
        <w:r>
          <w:rPr>
            <w:lang w:val="en-US"/>
          </w:rPr>
          <w:fldChar w:fldCharType="separate"/>
        </w:r>
      </w:ins>
      <w:ins w:id="261" w:author="Enric Staromiejski Torregrosa" w:date="2020-12-15T06:28:00Z">
        <w:r w:rsidRPr="001C0242">
          <w:rPr>
            <w:rStyle w:val="Hipervnculo"/>
            <w:lang w:val="en-US"/>
          </w:rPr>
          <w:t>https://github.com/isa-camss/CAV/blob/master/pilot/doc/Italy-provided/evaluation%20tool.xlsm</w:t>
        </w:r>
      </w:ins>
      <w:ins w:id="262" w:author="Enric Staromiejski Torregrosa" w:date="2020-12-15T06:29:00Z">
        <w:r>
          <w:rPr>
            <w:lang w:val="en-US"/>
          </w:rPr>
          <w:fldChar w:fldCharType="end"/>
        </w:r>
      </w:ins>
    </w:p>
  </w:footnote>
  <w:footnote w:id="3">
    <w:p w14:paraId="53DC24F0" w14:textId="31573778" w:rsidR="002C5A14" w:rsidRDefault="002C5A14">
      <w:pPr>
        <w:pStyle w:val="Textonotapie"/>
        <w:rPr>
          <w:ins w:id="278" w:author="Enric Staromiejski Torregrosa" w:date="2020-12-15T07:05:00Z"/>
        </w:rPr>
      </w:pPr>
      <w:ins w:id="279" w:author="Enric Staromiejski Torregrosa" w:date="2020-12-15T07:05:00Z">
        <w:r>
          <w:rPr>
            <w:rStyle w:val="Refdenotaalpie"/>
          </w:rPr>
          <w:footnoteRef/>
        </w:r>
        <w:r>
          <w:t xml:space="preserve"> See </w:t>
        </w:r>
      </w:ins>
      <w:ins w:id="280" w:author="Enric Staromiejski Torregrosa" w:date="2020-12-15T07:40:00Z">
        <w:r>
          <w:t>UML files</w:t>
        </w:r>
      </w:ins>
      <w:ins w:id="281" w:author="Enric Staromiejski Torregrosa" w:date="2020-12-15T07:05:00Z">
        <w:r>
          <w:t xml:space="preserve"> in: </w:t>
        </w:r>
        <w:r>
          <w:fldChar w:fldCharType="begin"/>
        </w:r>
        <w:r>
          <w:instrText xml:space="preserve"> HYPERLINK "</w:instrText>
        </w:r>
        <w:r w:rsidRPr="003D4346">
          <w:instrText>https://github.com/isa-camss/CAV/tree/master/pilot/uml</w:instrText>
        </w:r>
        <w:r>
          <w:instrText xml:space="preserve">" </w:instrText>
        </w:r>
        <w:r>
          <w:fldChar w:fldCharType="separate"/>
        </w:r>
        <w:r w:rsidRPr="001C0242">
          <w:rPr>
            <w:rStyle w:val="Hipervnculo"/>
          </w:rPr>
          <w:t>https://github.com/isa-camss/CAV/tree/master/pilot/uml</w:t>
        </w:r>
        <w:r>
          <w:fldChar w:fldCharType="end"/>
        </w:r>
        <w:r>
          <w:t>.</w:t>
        </w:r>
      </w:ins>
    </w:p>
    <w:p w14:paraId="41E43ED3" w14:textId="77777777" w:rsidR="002C5A14" w:rsidRPr="003978A5" w:rsidRDefault="002C5A14">
      <w:pPr>
        <w:pStyle w:val="Textonotapie"/>
        <w:rPr>
          <w:rPrChange w:id="282" w:author="Enric Staromiejski Torregrosa" w:date="2020-12-15T07:05:00Z">
            <w:rPr/>
          </w:rPrChange>
        </w:rPr>
      </w:pPr>
    </w:p>
  </w:footnote>
  <w:footnote w:id="4">
    <w:p w14:paraId="487A8C5D" w14:textId="1EB22E1F" w:rsidR="002C5A14" w:rsidRPr="00C0767E" w:rsidRDefault="002C5A14" w:rsidP="00C0767E">
      <w:pPr>
        <w:pStyle w:val="Textonotapie"/>
        <w:jc w:val="left"/>
        <w:rPr>
          <w:lang w:val="en-US"/>
          <w:rPrChange w:id="302" w:author="Enric Staromiejski Torregrosa" w:date="2020-12-15T06:56:00Z">
            <w:rPr/>
          </w:rPrChange>
        </w:rPr>
        <w:pPrChange w:id="303" w:author="Enric Staromiejski Torregrosa" w:date="2020-12-15T06:58:00Z">
          <w:pPr>
            <w:pStyle w:val="Textonotapie"/>
          </w:pPr>
        </w:pPrChange>
      </w:pPr>
      <w:ins w:id="304" w:author="Enric Staromiejski Torregrosa" w:date="2020-12-15T06:56:00Z">
        <w:r>
          <w:rPr>
            <w:rStyle w:val="Refdenotaalpie"/>
          </w:rPr>
          <w:footnoteRef/>
        </w:r>
        <w:r>
          <w:t xml:space="preserve"> </w:t>
        </w:r>
        <w:r w:rsidRPr="00C0767E">
          <w:rPr>
            <w:lang w:val="en-US"/>
            <w:rPrChange w:id="305" w:author="Enric Staromiejski Torregrosa" w:date="2020-12-15T06:56:00Z">
              <w:rPr>
                <w:lang w:val="es-ES"/>
              </w:rPr>
            </w:rPrChange>
          </w:rPr>
          <w:t xml:space="preserve">For an exhaustive description of the </w:t>
        </w:r>
        <w:r>
          <w:rPr>
            <w:lang w:val="en-US"/>
          </w:rPr>
          <w:t xml:space="preserve">ELECTRE Methods please see the documentation provided by IT in this repository folder: </w:t>
        </w:r>
      </w:ins>
      <w:ins w:id="306" w:author="Enric Staromiejski Torregrosa" w:date="2020-12-15T06:57:00Z">
        <w:r>
          <w:rPr>
            <w:lang w:val="en-US"/>
          </w:rPr>
          <w:fldChar w:fldCharType="begin"/>
        </w:r>
        <w:r>
          <w:rPr>
            <w:lang w:val="en-US"/>
          </w:rPr>
          <w:instrText xml:space="preserve"> HYPERLINK "</w:instrText>
        </w:r>
        <w:r w:rsidRPr="00C0767E">
          <w:rPr>
            <w:lang w:val="en-US"/>
          </w:rPr>
          <w:instrText>https://github.com/isa-camss/CAV/tree/master/pilot/doc/Italy-provided</w:instrText>
        </w:r>
        <w:r>
          <w:rPr>
            <w:lang w:val="en-US"/>
          </w:rPr>
          <w:instrText xml:space="preserve">" </w:instrText>
        </w:r>
        <w:r>
          <w:rPr>
            <w:lang w:val="en-US"/>
          </w:rPr>
          <w:fldChar w:fldCharType="separate"/>
        </w:r>
        <w:r w:rsidRPr="001C0242">
          <w:rPr>
            <w:rStyle w:val="Hipervnculo"/>
            <w:lang w:val="en-US"/>
          </w:rPr>
          <w:t>https://github.com/isa-camss/CAV/tree/master/pilot/doc/Italy-provided</w:t>
        </w:r>
        <w:r>
          <w:rPr>
            <w:lang w:val="en-US"/>
          </w:rPr>
          <w:fldChar w:fldCharType="end"/>
        </w:r>
        <w:r>
          <w:rPr>
            <w:lang w:val="en-US"/>
          </w:rPr>
          <w:t xml:space="preserve"> (‘Quad.07.12.</w:t>
        </w:r>
        <w:proofErr w:type="gramStart"/>
        <w:r>
          <w:rPr>
            <w:lang w:val="en-US"/>
          </w:rPr>
          <w:t>11.*</w:t>
        </w:r>
        <w:proofErr w:type="gramEnd"/>
        <w:r>
          <w:rPr>
            <w:lang w:val="en-US"/>
          </w:rPr>
          <w:t>).</w:t>
        </w:r>
      </w:ins>
    </w:p>
  </w:footnote>
  <w:footnote w:id="5">
    <w:p w14:paraId="5445C627" w14:textId="747D3D7A" w:rsidR="002C5A14" w:rsidRPr="00086BE8" w:rsidRDefault="002C5A14" w:rsidP="00086BE8">
      <w:pPr>
        <w:pStyle w:val="Textonotapie"/>
        <w:jc w:val="left"/>
        <w:rPr>
          <w:lang w:val="es-ES"/>
          <w:rPrChange w:id="376" w:author="Enric Staromiejski Torregrosa" w:date="2020-12-15T07:39:00Z">
            <w:rPr/>
          </w:rPrChange>
        </w:rPr>
        <w:pPrChange w:id="377" w:author="Enric Staromiejski Torregrosa" w:date="2020-12-15T07:40:00Z">
          <w:pPr>
            <w:pStyle w:val="Textonotapie"/>
          </w:pPr>
        </w:pPrChange>
      </w:pPr>
      <w:ins w:id="378" w:author="Enric Staromiejski Torregrosa" w:date="2020-12-15T07:00:00Z">
        <w:r>
          <w:rPr>
            <w:rStyle w:val="Refdenotaalpie"/>
          </w:rPr>
          <w:footnoteRef/>
        </w:r>
        <w:r w:rsidRPr="00086BE8">
          <w:rPr>
            <w:lang w:val="es-ES"/>
            <w:rPrChange w:id="379" w:author="Enric Staromiejski Torregrosa" w:date="2020-12-15T07:39:00Z">
              <w:rPr/>
            </w:rPrChange>
          </w:rPr>
          <w:t xml:space="preserve"> </w:t>
        </w:r>
      </w:ins>
      <w:proofErr w:type="spellStart"/>
      <w:ins w:id="380" w:author="Enric Staromiejski Torregrosa" w:date="2020-12-15T07:39:00Z">
        <w:r w:rsidRPr="00086BE8">
          <w:rPr>
            <w:lang w:val="es-ES"/>
            <w:rPrChange w:id="381" w:author="Enric Staromiejski Torregrosa" w:date="2020-12-15T07:39:00Z">
              <w:rPr>
                <w:lang w:val="en-US"/>
              </w:rPr>
            </w:rPrChange>
          </w:rPr>
          <w:t>TBox</w:t>
        </w:r>
        <w:proofErr w:type="spellEnd"/>
        <w:r w:rsidRPr="00086BE8">
          <w:rPr>
            <w:lang w:val="es-ES"/>
            <w:rPrChange w:id="382" w:author="Enric Staromiejski Torregrosa" w:date="2020-12-15T07:39:00Z">
              <w:rPr>
                <w:lang w:val="en-US"/>
              </w:rPr>
            </w:rPrChange>
          </w:rPr>
          <w:t>:</w:t>
        </w:r>
      </w:ins>
      <w:ins w:id="383" w:author="Enric Staromiejski Torregrosa" w:date="2020-12-15T07:00:00Z">
        <w:r w:rsidRPr="00086BE8">
          <w:rPr>
            <w:lang w:val="es-ES"/>
            <w:rPrChange w:id="384" w:author="Enric Staromiejski Torregrosa" w:date="2020-12-15T07:39:00Z">
              <w:rPr>
                <w:lang w:val="es-ES"/>
              </w:rPr>
            </w:rPrChange>
          </w:rPr>
          <w:t xml:space="preserve"> </w:t>
        </w:r>
        <w:r>
          <w:rPr>
            <w:lang w:val="en-US"/>
          </w:rPr>
          <w:fldChar w:fldCharType="begin"/>
        </w:r>
        <w:r w:rsidRPr="00086BE8">
          <w:rPr>
            <w:lang w:val="es-ES"/>
            <w:rPrChange w:id="385" w:author="Enric Staromiejski Torregrosa" w:date="2020-12-15T07:39:00Z">
              <w:rPr>
                <w:lang w:val="en-US"/>
              </w:rPr>
            </w:rPrChange>
          </w:rPr>
          <w:instrText xml:space="preserve"> HYPERLINK "</w:instrText>
        </w:r>
        <w:r w:rsidRPr="00086BE8">
          <w:rPr>
            <w:lang w:val="es-ES"/>
            <w:rPrChange w:id="386" w:author="Enric Staromiejski Torregrosa" w:date="2020-12-15T07:39:00Z">
              <w:rPr>
                <w:lang w:val="es-ES"/>
              </w:rPr>
            </w:rPrChange>
          </w:rPr>
          <w:instrText>https://github.com/isa-camss/CAV/blob/master/pilot/cav-ac_tbox-empty.ttl</w:instrText>
        </w:r>
        <w:r w:rsidRPr="00086BE8">
          <w:rPr>
            <w:lang w:val="es-ES"/>
            <w:rPrChange w:id="387" w:author="Enric Staromiejski Torregrosa" w:date="2020-12-15T07:39:00Z">
              <w:rPr>
                <w:lang w:val="en-US"/>
              </w:rPr>
            </w:rPrChange>
          </w:rPr>
          <w:instrText xml:space="preserve">" </w:instrText>
        </w:r>
        <w:r>
          <w:rPr>
            <w:lang w:val="en-US"/>
          </w:rPr>
          <w:fldChar w:fldCharType="separate"/>
        </w:r>
        <w:r w:rsidRPr="00086BE8">
          <w:rPr>
            <w:rStyle w:val="Hipervnculo"/>
            <w:lang w:val="es-ES"/>
            <w:rPrChange w:id="388" w:author="Enric Staromiejski Torregrosa" w:date="2020-12-15T07:39:00Z">
              <w:rPr>
                <w:lang w:val="es-ES"/>
              </w:rPr>
            </w:rPrChange>
          </w:rPr>
          <w:t>https://github.com/isa-camss/CAV/blob/master/pilot/cav-ac_tbox-empty.ttl</w:t>
        </w:r>
        <w:r>
          <w:rPr>
            <w:lang w:val="en-US"/>
          </w:rPr>
          <w:fldChar w:fldCharType="end"/>
        </w:r>
      </w:ins>
    </w:p>
  </w:footnote>
  <w:footnote w:id="6">
    <w:p w14:paraId="63CCD1C0" w14:textId="02DA1CBF" w:rsidR="002C5A14" w:rsidRPr="003D4346" w:rsidRDefault="002C5A14" w:rsidP="00086BE8">
      <w:pPr>
        <w:pStyle w:val="Textonotapie"/>
        <w:jc w:val="left"/>
        <w:rPr>
          <w:lang w:val="en-US"/>
          <w:rPrChange w:id="403" w:author="Enric Staromiejski Torregrosa" w:date="2020-12-15T07:11:00Z">
            <w:rPr/>
          </w:rPrChange>
        </w:rPr>
        <w:pPrChange w:id="404" w:author="Enric Staromiejski Torregrosa" w:date="2020-12-15T07:40:00Z">
          <w:pPr>
            <w:pStyle w:val="Textonotapie"/>
          </w:pPr>
        </w:pPrChange>
      </w:pPr>
      <w:ins w:id="405" w:author="Enric Staromiejski Torregrosa" w:date="2020-12-15T07:10:00Z">
        <w:r>
          <w:rPr>
            <w:rStyle w:val="Refdenotaalpie"/>
          </w:rPr>
          <w:footnoteRef/>
        </w:r>
        <w:r>
          <w:t xml:space="preserve"> </w:t>
        </w:r>
      </w:ins>
      <w:ins w:id="406" w:author="Enric Staromiejski Torregrosa" w:date="2020-12-15T07:39:00Z">
        <w:r>
          <w:t>Slightly m</w:t>
        </w:r>
        <w:proofErr w:type="spellStart"/>
        <w:r>
          <w:rPr>
            <w:lang w:val="en-US"/>
          </w:rPr>
          <w:t>odified</w:t>
        </w:r>
        <w:proofErr w:type="spellEnd"/>
        <w:r>
          <w:rPr>
            <w:lang w:val="en-US"/>
          </w:rPr>
          <w:t xml:space="preserve"> IT evaluation tool:</w:t>
        </w:r>
      </w:ins>
      <w:ins w:id="407" w:author="Enric Staromiejski Torregrosa" w:date="2020-12-15T07:11:00Z">
        <w:r w:rsidRPr="003D4346">
          <w:rPr>
            <w:lang w:val="en-US"/>
            <w:rPrChange w:id="408" w:author="Enric Staromiejski Torregrosa" w:date="2020-12-15T07:11:00Z">
              <w:rPr>
                <w:lang w:val="es-ES"/>
              </w:rPr>
            </w:rPrChange>
          </w:rPr>
          <w:t xml:space="preserve"> </w:t>
        </w:r>
        <w:r>
          <w:rPr>
            <w:lang w:val="en-US"/>
          </w:rPr>
          <w:fldChar w:fldCharType="begin"/>
        </w:r>
        <w:r>
          <w:rPr>
            <w:lang w:val="en-US"/>
          </w:rPr>
          <w:instrText xml:space="preserve"> HYPERLINK "</w:instrText>
        </w:r>
        <w:r w:rsidRPr="003D4346">
          <w:rPr>
            <w:lang w:val="en-US"/>
            <w:rPrChange w:id="409" w:author="Enric Staromiejski Torregrosa" w:date="2020-12-15T07:11:00Z">
              <w:rPr>
                <w:lang w:val="es-ES"/>
              </w:rPr>
            </w:rPrChange>
          </w:rPr>
          <w:instrText>https://github.com/isa-camss/CAV/blob/master/pilot/py/evaluation-tool.xlsm</w:instrText>
        </w:r>
        <w:r>
          <w:rPr>
            <w:lang w:val="en-US"/>
          </w:rPr>
          <w:instrText xml:space="preserve">" </w:instrText>
        </w:r>
        <w:r>
          <w:rPr>
            <w:lang w:val="en-US"/>
          </w:rPr>
          <w:fldChar w:fldCharType="separate"/>
        </w:r>
        <w:r w:rsidRPr="001C0242">
          <w:rPr>
            <w:rStyle w:val="Hipervnculo"/>
            <w:lang w:val="en-US"/>
            <w:rPrChange w:id="410" w:author="Enric Staromiejski Torregrosa" w:date="2020-12-15T07:11:00Z">
              <w:rPr>
                <w:lang w:val="es-ES"/>
              </w:rPr>
            </w:rPrChange>
          </w:rPr>
          <w:t>https://github.com/isa-camss/CAV/blob/master/pilot/py/evaluation-tool.xlsm</w:t>
        </w:r>
        <w:r>
          <w:rPr>
            <w:lang w:val="en-US"/>
          </w:rPr>
          <w:fldChar w:fldCharType="end"/>
        </w:r>
      </w:ins>
    </w:p>
  </w:footnote>
  <w:footnote w:id="7">
    <w:p w14:paraId="3327D834" w14:textId="29A27C52" w:rsidR="002C5A14" w:rsidRPr="003D4346" w:rsidRDefault="002C5A14" w:rsidP="00086BE8">
      <w:pPr>
        <w:pStyle w:val="Textonotapie"/>
        <w:jc w:val="left"/>
        <w:rPr>
          <w:lang w:val="en-US"/>
          <w:rPrChange w:id="420" w:author="Enric Staromiejski Torregrosa" w:date="2020-12-15T07:12:00Z">
            <w:rPr/>
          </w:rPrChange>
        </w:rPr>
        <w:pPrChange w:id="421" w:author="Enric Staromiejski Torregrosa" w:date="2020-12-15T07:40:00Z">
          <w:pPr>
            <w:pStyle w:val="Textonotapie"/>
          </w:pPr>
        </w:pPrChange>
      </w:pPr>
      <w:ins w:id="422" w:author="Enric Staromiejski Torregrosa" w:date="2020-12-15T07:12:00Z">
        <w:r>
          <w:rPr>
            <w:rStyle w:val="Refdenotaalpie"/>
          </w:rPr>
          <w:footnoteRef/>
        </w:r>
        <w:r>
          <w:t xml:space="preserve"> </w:t>
        </w:r>
      </w:ins>
      <w:ins w:id="423" w:author="Enric Staromiejski Torregrosa" w:date="2020-12-15T07:39:00Z">
        <w:r>
          <w:rPr>
            <w:lang w:val="en-US"/>
          </w:rPr>
          <w:t>Main python script:</w:t>
        </w:r>
      </w:ins>
      <w:ins w:id="424" w:author="Enric Staromiejski Torregrosa" w:date="2020-12-15T07:12:00Z">
        <w:r w:rsidRPr="003D4346">
          <w:rPr>
            <w:lang w:val="en-US"/>
            <w:rPrChange w:id="425" w:author="Enric Staromiejski Torregrosa" w:date="2020-12-15T07:12:00Z">
              <w:rPr>
                <w:lang w:val="es-ES"/>
              </w:rPr>
            </w:rPrChange>
          </w:rPr>
          <w:t xml:space="preserve"> </w:t>
        </w:r>
      </w:ins>
      <w:ins w:id="426" w:author="Enric Staromiejski Torregrosa" w:date="2020-12-15T07:13:00Z">
        <w:r>
          <w:rPr>
            <w:lang w:val="en-US"/>
          </w:rPr>
          <w:fldChar w:fldCharType="begin"/>
        </w:r>
        <w:r>
          <w:rPr>
            <w:lang w:val="en-US"/>
          </w:rPr>
          <w:instrText xml:space="preserve"> HYPERLINK "</w:instrText>
        </w:r>
      </w:ins>
      <w:ins w:id="427" w:author="Enric Staromiejski Torregrosa" w:date="2020-12-15T07:12:00Z">
        <w:r w:rsidRPr="003D4346">
          <w:rPr>
            <w:lang w:val="en-US"/>
            <w:rPrChange w:id="428" w:author="Enric Staromiejski Torregrosa" w:date="2020-12-15T07:13:00Z">
              <w:rPr>
                <w:lang w:val="es-ES"/>
              </w:rPr>
            </w:rPrChange>
          </w:rPr>
          <w:instrText>https://github.com/isa-camss/CAV/blob/master/pilot/py/</w:instrText>
        </w:r>
      </w:ins>
      <w:ins w:id="429" w:author="Enric Staromiejski Torregrosa" w:date="2020-12-15T07:13:00Z">
        <w:r w:rsidRPr="003D4346">
          <w:rPr>
            <w:lang w:val="en-US"/>
            <w:rPrChange w:id="430" w:author="Enric Staromiejski Torregrosa" w:date="2020-12-15T07:13:00Z">
              <w:rPr>
                <w:rStyle w:val="Hipervnculo"/>
                <w:lang w:val="en-US"/>
              </w:rPr>
            </w:rPrChange>
          </w:rPr>
          <w:instrText>main</w:instrText>
        </w:r>
      </w:ins>
      <w:ins w:id="431" w:author="Enric Staromiejski Torregrosa" w:date="2020-12-15T07:12:00Z">
        <w:r w:rsidRPr="003D4346">
          <w:rPr>
            <w:lang w:val="en-US"/>
            <w:rPrChange w:id="432" w:author="Enric Staromiejski Torregrosa" w:date="2020-12-15T07:13:00Z">
              <w:rPr>
                <w:lang w:val="es-ES"/>
              </w:rPr>
            </w:rPrChange>
          </w:rPr>
          <w:instrText>.py</w:instrText>
        </w:r>
      </w:ins>
      <w:ins w:id="433" w:author="Enric Staromiejski Torregrosa" w:date="2020-12-15T07:13:00Z">
        <w:r>
          <w:rPr>
            <w:lang w:val="en-US"/>
          </w:rPr>
          <w:instrText xml:space="preserve">" </w:instrText>
        </w:r>
        <w:r>
          <w:rPr>
            <w:lang w:val="en-US"/>
          </w:rPr>
          <w:fldChar w:fldCharType="separate"/>
        </w:r>
      </w:ins>
      <w:ins w:id="434" w:author="Enric Staromiejski Torregrosa" w:date="2020-12-15T07:12:00Z">
        <w:r w:rsidRPr="001C0242">
          <w:rPr>
            <w:rStyle w:val="Hipervnculo"/>
            <w:lang w:val="en-US"/>
            <w:rPrChange w:id="435" w:author="Enric Staromiejski Torregrosa" w:date="2020-12-15T07:13:00Z">
              <w:rPr>
                <w:lang w:val="es-ES"/>
              </w:rPr>
            </w:rPrChange>
          </w:rPr>
          <w:t>https://github.com/isa-camss/CAV/blob/master/</w:t>
        </w:r>
        <w:r w:rsidRPr="001C0242">
          <w:rPr>
            <w:rStyle w:val="Hipervnculo"/>
            <w:lang w:val="en-US"/>
            <w:rPrChange w:id="436" w:author="Enric Staromiejski Torregrosa" w:date="2020-12-15T07:13:00Z">
              <w:rPr>
                <w:lang w:val="es-ES"/>
              </w:rPr>
            </w:rPrChange>
          </w:rPr>
          <w:t>p</w:t>
        </w:r>
        <w:r w:rsidRPr="001C0242">
          <w:rPr>
            <w:rStyle w:val="Hipervnculo"/>
            <w:lang w:val="en-US"/>
            <w:rPrChange w:id="437" w:author="Enric Staromiejski Torregrosa" w:date="2020-12-15T07:13:00Z">
              <w:rPr>
                <w:lang w:val="es-ES"/>
              </w:rPr>
            </w:rPrChange>
          </w:rPr>
          <w:t>ilot/py/</w:t>
        </w:r>
      </w:ins>
      <w:ins w:id="438" w:author="Enric Staromiejski Torregrosa" w:date="2020-12-15T07:13:00Z">
        <w:r w:rsidRPr="001C0242">
          <w:rPr>
            <w:rStyle w:val="Hipervnculo"/>
            <w:lang w:val="en-US"/>
            <w:rPrChange w:id="439" w:author="Enric Staromiejski Torregrosa" w:date="2020-12-15T07:13:00Z">
              <w:rPr>
                <w:rStyle w:val="Hipervnculo"/>
                <w:lang w:val="en-US"/>
              </w:rPr>
            </w:rPrChange>
          </w:rPr>
          <w:t>main</w:t>
        </w:r>
      </w:ins>
      <w:ins w:id="440" w:author="Enric Staromiejski Torregrosa" w:date="2020-12-15T07:12:00Z">
        <w:r w:rsidRPr="001C0242">
          <w:rPr>
            <w:rStyle w:val="Hipervnculo"/>
            <w:lang w:val="en-US"/>
            <w:rPrChange w:id="441" w:author="Enric Staromiejski Torregrosa" w:date="2020-12-15T07:13:00Z">
              <w:rPr>
                <w:lang w:val="es-ES"/>
              </w:rPr>
            </w:rPrChange>
          </w:rPr>
          <w:t>.py</w:t>
        </w:r>
      </w:ins>
      <w:ins w:id="442" w:author="Enric Staromiejski Torregrosa" w:date="2020-12-15T07:13:00Z">
        <w:r>
          <w:rPr>
            <w:lang w:val="en-US"/>
          </w:rPr>
          <w:fldChar w:fldCharType="end"/>
        </w:r>
      </w:ins>
    </w:p>
  </w:footnote>
  <w:footnote w:id="8">
    <w:p w14:paraId="0D9A52F5" w14:textId="5D87091B" w:rsidR="002C5A14" w:rsidRPr="00F56ECE" w:rsidRDefault="002C5A14" w:rsidP="00086BE8">
      <w:pPr>
        <w:pStyle w:val="Textonotapie"/>
        <w:jc w:val="left"/>
        <w:rPr>
          <w:lang w:val="en-US"/>
          <w:rPrChange w:id="503" w:author="Enric Staromiejski Torregrosa" w:date="2020-12-15T07:25:00Z">
            <w:rPr/>
          </w:rPrChange>
        </w:rPr>
        <w:pPrChange w:id="504" w:author="Enric Staromiejski Torregrosa" w:date="2020-12-15T07:40:00Z">
          <w:pPr>
            <w:pStyle w:val="Textonotapie"/>
          </w:pPr>
        </w:pPrChange>
      </w:pPr>
      <w:ins w:id="505" w:author="Enric Staromiejski Torregrosa" w:date="2020-12-15T07:25:00Z">
        <w:r>
          <w:rPr>
            <w:rStyle w:val="Refdenotaalpie"/>
          </w:rPr>
          <w:footnoteRef/>
        </w:r>
        <w:r>
          <w:t xml:space="preserve"> </w:t>
        </w:r>
      </w:ins>
      <w:ins w:id="506" w:author="Enric Staromiejski Torregrosa" w:date="2020-12-15T07:39:00Z">
        <w:r>
          <w:rPr>
            <w:lang w:val="en-US"/>
          </w:rPr>
          <w:t>SPARQL query:</w:t>
        </w:r>
      </w:ins>
      <w:ins w:id="507" w:author="Enric Staromiejski Torregrosa" w:date="2020-12-15T07:25:00Z">
        <w:r w:rsidRPr="00F56ECE">
          <w:rPr>
            <w:lang w:val="en-US"/>
            <w:rPrChange w:id="508" w:author="Enric Staromiejski Torregrosa" w:date="2020-12-15T07:25:00Z">
              <w:rPr>
                <w:lang w:val="es-ES"/>
              </w:rPr>
            </w:rPrChange>
          </w:rPr>
          <w:t xml:space="preserve"> </w:t>
        </w:r>
        <w:r>
          <w:rPr>
            <w:lang w:val="en-US"/>
          </w:rPr>
          <w:fldChar w:fldCharType="begin"/>
        </w:r>
        <w:r>
          <w:rPr>
            <w:lang w:val="en-US"/>
          </w:rPr>
          <w:instrText xml:space="preserve"> HYPERLINK "</w:instrText>
        </w:r>
        <w:r w:rsidRPr="00F56ECE">
          <w:rPr>
            <w:lang w:val="en-US"/>
            <w:rPrChange w:id="509" w:author="Enric Staromiejski Torregrosa" w:date="2020-12-15T07:25:00Z">
              <w:rPr>
                <w:lang w:val="es-ES"/>
              </w:rPr>
            </w:rPrChange>
          </w:rPr>
          <w:instrText>https://raw.githubusercontent.com/isa-camss/CAV/master/pilot/py/select-input-values.sparql</w:instrText>
        </w:r>
        <w:r>
          <w:rPr>
            <w:lang w:val="en-US"/>
          </w:rPr>
          <w:instrText xml:space="preserve">" </w:instrText>
        </w:r>
        <w:r>
          <w:rPr>
            <w:lang w:val="en-US"/>
          </w:rPr>
          <w:fldChar w:fldCharType="separate"/>
        </w:r>
        <w:r w:rsidRPr="001C0242">
          <w:rPr>
            <w:rStyle w:val="Hipervnculo"/>
            <w:lang w:val="en-US"/>
            <w:rPrChange w:id="510" w:author="Enric Staromiejski Torregrosa" w:date="2020-12-15T07:25:00Z">
              <w:rPr>
                <w:lang w:val="es-ES"/>
              </w:rPr>
            </w:rPrChange>
          </w:rPr>
          <w:t>https://raw.githubusercontent.com/isa-camss/CAV/master/pilot/py/select-input-values.sparql</w:t>
        </w:r>
        <w:r>
          <w:rPr>
            <w:lang w:val="en-US"/>
          </w:rPr>
          <w:fldChar w:fldCharType="end"/>
        </w:r>
      </w:ins>
    </w:p>
  </w:footnote>
  <w:footnote w:id="9">
    <w:p w14:paraId="240CEC27" w14:textId="07433F27" w:rsidR="002C5A14" w:rsidRPr="005F1E6F" w:rsidRDefault="002C5A14" w:rsidP="00086BE8">
      <w:pPr>
        <w:pStyle w:val="Textonotapie"/>
        <w:jc w:val="left"/>
        <w:rPr>
          <w:lang w:val="en-US"/>
          <w:rPrChange w:id="547" w:author="Enric Staromiejski Torregrosa" w:date="2020-12-15T07:33:00Z">
            <w:rPr/>
          </w:rPrChange>
        </w:rPr>
        <w:pPrChange w:id="548" w:author="Enric Staromiejski Torregrosa" w:date="2020-12-15T07:38:00Z">
          <w:pPr>
            <w:pStyle w:val="Textonotapie"/>
          </w:pPr>
        </w:pPrChange>
      </w:pPr>
      <w:ins w:id="549" w:author="Enric Staromiejski Torregrosa" w:date="2020-12-15T07:33:00Z">
        <w:r>
          <w:rPr>
            <w:rStyle w:val="Refdenotaalpie"/>
          </w:rPr>
          <w:footnoteRef/>
        </w:r>
        <w:r>
          <w:t xml:space="preserve"> </w:t>
        </w:r>
      </w:ins>
      <w:ins w:id="550" w:author="Enric Staromiejski Torregrosa" w:date="2020-12-15T07:38:00Z">
        <w:r>
          <w:t xml:space="preserve">Ad hoc Phase I </w:t>
        </w:r>
        <w:r>
          <w:rPr>
            <w:lang w:val="en-US"/>
          </w:rPr>
          <w:t>ELECTRE calculation</w:t>
        </w:r>
      </w:ins>
      <w:ins w:id="551" w:author="Enric Staromiejski Torregrosa" w:date="2020-12-15T07:39:00Z">
        <w:r>
          <w:rPr>
            <w:lang w:val="en-US"/>
          </w:rPr>
          <w:t>:</w:t>
        </w:r>
      </w:ins>
      <w:ins w:id="552" w:author="Enric Staromiejski Torregrosa" w:date="2020-12-15T07:38:00Z">
        <w:r>
          <w:rPr>
            <w:lang w:val="en-US"/>
          </w:rPr>
          <w:t xml:space="preserve"> </w:t>
        </w:r>
      </w:ins>
      <w:ins w:id="553" w:author="Enric Staromiejski Torregrosa" w:date="2020-12-15T07:33:00Z">
        <w:r>
          <w:rPr>
            <w:lang w:val="en-US"/>
          </w:rPr>
          <w:fldChar w:fldCharType="begin"/>
        </w:r>
        <w:r>
          <w:rPr>
            <w:lang w:val="en-US"/>
          </w:rPr>
          <w:instrText xml:space="preserve"> HYPERLINK "</w:instrText>
        </w:r>
        <w:r w:rsidRPr="005F1E6F">
          <w:rPr>
            <w:lang w:val="en-US"/>
            <w:rPrChange w:id="554" w:author="Enric Staromiejski Torregrosa" w:date="2020-12-15T07:33:00Z">
              <w:rPr>
                <w:lang w:val="es-ES"/>
              </w:rPr>
            </w:rPrChange>
          </w:rPr>
          <w:instrText>https://github.com/isa-camss/CAV/blob/master/pilot/py/electre.py</w:instrText>
        </w:r>
        <w:r>
          <w:rPr>
            <w:lang w:val="en-US"/>
          </w:rPr>
          <w:instrText xml:space="preserve">" </w:instrText>
        </w:r>
        <w:r>
          <w:rPr>
            <w:lang w:val="en-US"/>
          </w:rPr>
          <w:fldChar w:fldCharType="separate"/>
        </w:r>
        <w:r w:rsidRPr="001C0242">
          <w:rPr>
            <w:rStyle w:val="Hipervnculo"/>
            <w:lang w:val="en-US"/>
            <w:rPrChange w:id="555" w:author="Enric Staromiejski Torregrosa" w:date="2020-12-15T07:33:00Z">
              <w:rPr>
                <w:lang w:val="es-ES"/>
              </w:rPr>
            </w:rPrChange>
          </w:rPr>
          <w:t>https://github.com/isa-camss/CAV/blob/master/pilot/py/electre.py</w:t>
        </w:r>
        <w:r>
          <w:rPr>
            <w:lang w:val="en-US"/>
          </w:rPr>
          <w:fldChar w:fldCharType="end"/>
        </w:r>
      </w:ins>
    </w:p>
  </w:footnote>
  <w:footnote w:id="10">
    <w:p w14:paraId="7DFCDFDA" w14:textId="0ADE2522" w:rsidR="002C5A14" w:rsidRPr="00086BE8" w:rsidRDefault="002C5A14" w:rsidP="00086BE8">
      <w:pPr>
        <w:pStyle w:val="Textonotapie"/>
        <w:jc w:val="left"/>
        <w:rPr>
          <w:lang w:val="en-US"/>
          <w:rPrChange w:id="575" w:author="Enric Staromiejski Torregrosa" w:date="2020-12-15T07:37:00Z">
            <w:rPr/>
          </w:rPrChange>
        </w:rPr>
        <w:pPrChange w:id="576" w:author="Enric Staromiejski Torregrosa" w:date="2020-12-15T07:38:00Z">
          <w:pPr>
            <w:pStyle w:val="Textonotapie"/>
          </w:pPr>
        </w:pPrChange>
      </w:pPr>
      <w:ins w:id="577" w:author="Enric Staromiejski Torregrosa" w:date="2020-12-15T07:37:00Z">
        <w:r>
          <w:rPr>
            <w:rStyle w:val="Refdenotaalpie"/>
          </w:rPr>
          <w:footnoteRef/>
        </w:r>
        <w:r>
          <w:t xml:space="preserve"> </w:t>
        </w:r>
      </w:ins>
      <w:proofErr w:type="spellStart"/>
      <w:ins w:id="578" w:author="Enric Staromiejski Torregrosa" w:date="2020-12-15T07:38:00Z">
        <w:r>
          <w:rPr>
            <w:lang w:val="en-US"/>
          </w:rPr>
          <w:t>Jupyter</w:t>
        </w:r>
        <w:proofErr w:type="spellEnd"/>
        <w:r>
          <w:rPr>
            <w:lang w:val="en-US"/>
          </w:rPr>
          <w:t xml:space="preserve"> Notebook pipeline:</w:t>
        </w:r>
      </w:ins>
      <w:ins w:id="579" w:author="Enric Staromiejski Torregrosa" w:date="2020-12-15T07:37:00Z">
        <w:r w:rsidRPr="00086BE8">
          <w:rPr>
            <w:lang w:val="en-US"/>
            <w:rPrChange w:id="580" w:author="Enric Staromiejski Torregrosa" w:date="2020-12-15T07:37:00Z">
              <w:rPr>
                <w:lang w:val="es-ES"/>
              </w:rPr>
            </w:rPrChange>
          </w:rPr>
          <w:t xml:space="preserve"> </w:t>
        </w:r>
        <w:r>
          <w:rPr>
            <w:lang w:val="en-US"/>
          </w:rPr>
          <w:fldChar w:fldCharType="begin"/>
        </w:r>
        <w:r>
          <w:rPr>
            <w:lang w:val="en-US"/>
          </w:rPr>
          <w:instrText xml:space="preserve"> HYPERLINK "</w:instrText>
        </w:r>
        <w:r w:rsidRPr="00086BE8">
          <w:rPr>
            <w:lang w:val="en-US"/>
            <w:rPrChange w:id="581" w:author="Enric Staromiejski Torregrosa" w:date="2020-12-15T07:37:00Z">
              <w:rPr>
                <w:lang w:val="es-ES"/>
              </w:rPr>
            </w:rPrChange>
          </w:rPr>
          <w:instrText>https://github.com/isa-camss/CAV/blob/master/pilot/py/ELECTRE-PHASE-I-DEMO.ipynb</w:instrText>
        </w:r>
        <w:r>
          <w:rPr>
            <w:lang w:val="en-US"/>
          </w:rPr>
          <w:instrText xml:space="preserve">" </w:instrText>
        </w:r>
        <w:r>
          <w:rPr>
            <w:lang w:val="en-US"/>
          </w:rPr>
          <w:fldChar w:fldCharType="separate"/>
        </w:r>
        <w:r w:rsidRPr="001C0242">
          <w:rPr>
            <w:rStyle w:val="Hipervnculo"/>
            <w:lang w:val="en-US"/>
            <w:rPrChange w:id="582" w:author="Enric Staromiejski Torregrosa" w:date="2020-12-15T07:37:00Z">
              <w:rPr>
                <w:lang w:val="es-ES"/>
              </w:rPr>
            </w:rPrChange>
          </w:rPr>
          <w:t>https://github.com/isa-camss/CAV/blob/master/pilot/py/ELECTRE-PHASE-I-DEMO.ipynb</w:t>
        </w:r>
        <w:r>
          <w:rPr>
            <w:lang w:val="en-US"/>
          </w:rPr>
          <w:fldChar w:fldCharType="end"/>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0"/>
    <w:multiLevelType w:val="singleLevel"/>
    <w:tmpl w:val="C99AA0AC"/>
    <w:lvl w:ilvl="0">
      <w:start w:val="1"/>
      <w:numFmt w:val="bullet"/>
      <w:pStyle w:val="Listaconvietas5"/>
      <w:lvlText w:val=""/>
      <w:lvlJc w:val="left"/>
      <w:pPr>
        <w:tabs>
          <w:tab w:val="num" w:pos="1492"/>
        </w:tabs>
        <w:ind w:left="1492" w:hanging="360"/>
      </w:pPr>
      <w:rPr>
        <w:rFonts w:ascii="Symbol" w:hAnsi="Symbol" w:hint="default"/>
      </w:rPr>
    </w:lvl>
  </w:abstractNum>
  <w:abstractNum w:abstractNumId="1" w15:restartNumberingAfterBreak="0">
    <w:nsid w:val="002B17A2"/>
    <w:multiLevelType w:val="hybridMultilevel"/>
    <w:tmpl w:val="B900D14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31C70D3"/>
    <w:multiLevelType w:val="hybridMultilevel"/>
    <w:tmpl w:val="4CBC3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81D8A"/>
    <w:multiLevelType w:val="hybridMultilevel"/>
    <w:tmpl w:val="F2E4D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9E63B9"/>
    <w:multiLevelType w:val="hybridMultilevel"/>
    <w:tmpl w:val="9D820C30"/>
    <w:lvl w:ilvl="0" w:tplc="040A0001">
      <w:numFmt w:val="bullet"/>
      <w:lvlText w:val=""/>
      <w:lvlJc w:val="left"/>
      <w:pPr>
        <w:ind w:left="720" w:hanging="360"/>
      </w:pPr>
      <w:rPr>
        <w:rFonts w:ascii="Symbol" w:eastAsia="Times New Roman" w:hAnsi="Symbol"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3F253EEE"/>
    <w:multiLevelType w:val="hybridMultilevel"/>
    <w:tmpl w:val="7C9017E6"/>
    <w:lvl w:ilvl="0" w:tplc="60FAD24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5E77805"/>
    <w:multiLevelType w:val="hybridMultilevel"/>
    <w:tmpl w:val="BBB49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5451BD"/>
    <w:multiLevelType w:val="hybridMultilevel"/>
    <w:tmpl w:val="1CF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B26519"/>
    <w:multiLevelType w:val="hybridMultilevel"/>
    <w:tmpl w:val="57DC0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5145E"/>
    <w:multiLevelType w:val="multilevel"/>
    <w:tmpl w:val="4ADE8436"/>
    <w:lvl w:ilvl="0">
      <w:start w:val="1"/>
      <w:numFmt w:val="decimal"/>
      <w:pStyle w:val="Ttulo1"/>
      <w:suff w:val="space"/>
      <w:lvlText w:val="%1."/>
      <w:lvlJc w:val="left"/>
      <w:pPr>
        <w:ind w:left="426" w:firstLine="0"/>
      </w:pPr>
    </w:lvl>
    <w:lvl w:ilvl="1">
      <w:start w:val="1"/>
      <w:numFmt w:val="decimal"/>
      <w:pStyle w:val="Ttulo2"/>
      <w:suff w:val="space"/>
      <w:lvlText w:val="%1.%2."/>
      <w:lvlJc w:val="left"/>
      <w:pPr>
        <w:ind w:left="0" w:firstLine="0"/>
      </w:pPr>
      <w:rPr>
        <w:rFonts w:ascii="Calibri" w:hAnsi="Calibri" w:hint="default"/>
        <w:sz w:val="24"/>
      </w:rPr>
    </w:lvl>
    <w:lvl w:ilvl="2">
      <w:start w:val="1"/>
      <w:numFmt w:val="decimal"/>
      <w:pStyle w:val="Ttulo3"/>
      <w:suff w:val="space"/>
      <w:lvlText w:val="%1.%2.%3."/>
      <w:lvlJc w:val="left"/>
      <w:pPr>
        <w:ind w:left="0" w:firstLine="0"/>
      </w:pPr>
      <w:rPr>
        <w:u w:val="none"/>
      </w:rPr>
    </w:lvl>
    <w:lvl w:ilvl="3">
      <w:start w:val="1"/>
      <w:numFmt w:val="decimal"/>
      <w:pStyle w:val="Ttulo4"/>
      <w:suff w:val="space"/>
      <w:lvlText w:val="%1.%2.%3.%4."/>
      <w:lvlJc w:val="left"/>
      <w:pPr>
        <w:ind w:left="0" w:firstLine="0"/>
      </w:pPr>
    </w:lvl>
    <w:lvl w:ilvl="4">
      <w:start w:val="1"/>
      <w:numFmt w:val="decimal"/>
      <w:pStyle w:val="Ttulo5"/>
      <w:suff w:val="space"/>
      <w:lvlText w:val="%1.%2.%3.%4.%5."/>
      <w:lvlJc w:val="left"/>
      <w:pPr>
        <w:ind w:left="0" w:firstLine="0"/>
      </w:pPr>
    </w:lvl>
    <w:lvl w:ilvl="5">
      <w:start w:val="1"/>
      <w:numFmt w:val="decimal"/>
      <w:pStyle w:val="Ttulo6"/>
      <w:suff w:val="space"/>
      <w:lvlText w:val="%1.%2.%3.%4.%5.%6."/>
      <w:lvlJc w:val="left"/>
      <w:pPr>
        <w:ind w:left="0" w:firstLine="0"/>
      </w:pPr>
    </w:lvl>
    <w:lvl w:ilvl="6">
      <w:start w:val="1"/>
      <w:numFmt w:val="decimal"/>
      <w:pStyle w:val="Ttulo7"/>
      <w:suff w:val="space"/>
      <w:lvlText w:val="%1.%2.%3.%4.%5.%6.%7."/>
      <w:lvlJc w:val="left"/>
      <w:pPr>
        <w:ind w:left="0" w:firstLine="0"/>
      </w:pPr>
    </w:lvl>
    <w:lvl w:ilvl="7">
      <w:start w:val="1"/>
      <w:numFmt w:val="decimal"/>
      <w:pStyle w:val="Ttulo8"/>
      <w:suff w:val="space"/>
      <w:lvlText w:val="%1.%2.%3.%4.%5.%6.%7.%8."/>
      <w:lvlJc w:val="left"/>
      <w:pPr>
        <w:ind w:left="0" w:firstLine="0"/>
      </w:pPr>
    </w:lvl>
    <w:lvl w:ilvl="8">
      <w:start w:val="1"/>
      <w:numFmt w:val="lowerRoman"/>
      <w:lvlText w:val="%9."/>
      <w:lvlJc w:val="left"/>
      <w:pPr>
        <w:tabs>
          <w:tab w:val="num" w:pos="3240"/>
        </w:tabs>
        <w:ind w:left="3240" w:hanging="360"/>
      </w:pPr>
    </w:lvl>
  </w:abstractNum>
  <w:num w:numId="1">
    <w:abstractNumId w:val="9"/>
  </w:num>
  <w:num w:numId="2">
    <w:abstractNumId w:val="0"/>
  </w:num>
  <w:num w:numId="3">
    <w:abstractNumId w:val="3"/>
  </w:num>
  <w:num w:numId="4">
    <w:abstractNumId w:val="8"/>
  </w:num>
  <w:num w:numId="5">
    <w:abstractNumId w:val="5"/>
  </w:num>
  <w:num w:numId="6">
    <w:abstractNumId w:val="2"/>
  </w:num>
  <w:num w:numId="7">
    <w:abstractNumId w:val="7"/>
  </w:num>
  <w:num w:numId="8">
    <w:abstractNumId w:val="6"/>
  </w:num>
  <w:num w:numId="9">
    <w:abstractNumId w:val="4"/>
  </w:num>
  <w:num w:numId="10">
    <w:abstractNumId w:val="1"/>
  </w:num>
  <w:num w:numId="1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nric Staromiejski Torregrosa">
    <w15:presenceInfo w15:providerId="AD" w15:userId="S::estaromi@everis.com::7c540a76-3a69-40d8-b04b-8e9dcf7bb9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hideSpellingErrors/>
  <w:hideGrammaticalErrors/>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IwM7AwMTIzNDcwNbFU0lEKTi0uzszPAykwrgUA/D1OASwAAAA="/>
  </w:docVars>
  <w:rsids>
    <w:rsidRoot w:val="00377D47"/>
    <w:rsid w:val="00086BE8"/>
    <w:rsid w:val="00183C0C"/>
    <w:rsid w:val="001C0D53"/>
    <w:rsid w:val="001C3FAD"/>
    <w:rsid w:val="00210512"/>
    <w:rsid w:val="0029442C"/>
    <w:rsid w:val="002B06AB"/>
    <w:rsid w:val="002C5A14"/>
    <w:rsid w:val="00321EAB"/>
    <w:rsid w:val="0035039C"/>
    <w:rsid w:val="003717CE"/>
    <w:rsid w:val="00377D47"/>
    <w:rsid w:val="003978A5"/>
    <w:rsid w:val="003D4346"/>
    <w:rsid w:val="004B527D"/>
    <w:rsid w:val="005F1E6F"/>
    <w:rsid w:val="00713B0C"/>
    <w:rsid w:val="007A0662"/>
    <w:rsid w:val="009827AF"/>
    <w:rsid w:val="00990D4A"/>
    <w:rsid w:val="009A1A87"/>
    <w:rsid w:val="009B2FC7"/>
    <w:rsid w:val="009C05FD"/>
    <w:rsid w:val="00A80D6E"/>
    <w:rsid w:val="00AB779B"/>
    <w:rsid w:val="00AB7E91"/>
    <w:rsid w:val="00B64CE8"/>
    <w:rsid w:val="00BD4646"/>
    <w:rsid w:val="00BF02BA"/>
    <w:rsid w:val="00C0767E"/>
    <w:rsid w:val="00C51E56"/>
    <w:rsid w:val="00C66EC9"/>
    <w:rsid w:val="00CD4162"/>
    <w:rsid w:val="00E13E72"/>
    <w:rsid w:val="00E24537"/>
    <w:rsid w:val="00EB31ED"/>
    <w:rsid w:val="00F04F5F"/>
    <w:rsid w:val="00F13E0A"/>
    <w:rsid w:val="00F15697"/>
    <w:rsid w:val="00F56ECE"/>
    <w:rsid w:val="00F836C6"/>
    <w:rsid w:val="00FA48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1EB2263"/>
  <w15:chartTrackingRefBased/>
  <w15:docId w15:val="{DF761882-BC7C-495B-931B-F1197A12D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D47"/>
    <w:pPr>
      <w:spacing w:before="120" w:after="120" w:line="276" w:lineRule="auto"/>
      <w:jc w:val="both"/>
    </w:pPr>
    <w:rPr>
      <w:rFonts w:ascii="Calibri" w:eastAsia="Times New Roman" w:hAnsi="Calibri" w:cs="Times New Roman"/>
      <w:szCs w:val="20"/>
      <w:lang w:val="en-GB"/>
    </w:rPr>
  </w:style>
  <w:style w:type="paragraph" w:styleId="Ttulo1">
    <w:name w:val="heading 1"/>
    <w:aliases w:val="chapitre,Titre 11,t1.T1.Titre 1,t1,TITRE 1 SL"/>
    <w:basedOn w:val="Normal"/>
    <w:next w:val="Normal"/>
    <w:link w:val="Ttulo1Car"/>
    <w:uiPriority w:val="9"/>
    <w:qFormat/>
    <w:rsid w:val="00321EAB"/>
    <w:pPr>
      <w:keepNext/>
      <w:numPr>
        <w:numId w:val="1"/>
      </w:numPr>
      <w:spacing w:before="240" w:after="240"/>
      <w:ind w:left="0"/>
      <w:outlineLvl w:val="0"/>
    </w:pPr>
    <w:rPr>
      <w:b/>
      <w:smallCaps/>
      <w:sz w:val="28"/>
    </w:rPr>
  </w:style>
  <w:style w:type="paragraph" w:styleId="Ttulo2">
    <w:name w:val="heading 2"/>
    <w:aliases w:val="Niveau 2,H2,paragraphe,t2,h2"/>
    <w:basedOn w:val="Normal"/>
    <w:next w:val="Normal"/>
    <w:link w:val="Ttulo2Car"/>
    <w:qFormat/>
    <w:rsid w:val="00321EAB"/>
    <w:pPr>
      <w:keepNext/>
      <w:numPr>
        <w:ilvl w:val="1"/>
        <w:numId w:val="1"/>
      </w:numPr>
      <w:spacing w:before="360" w:after="240" w:line="360" w:lineRule="auto"/>
      <w:outlineLvl w:val="1"/>
    </w:pPr>
    <w:rPr>
      <w:rFonts w:asciiTheme="minorHAnsi" w:hAnsiTheme="minorHAnsi"/>
      <w:b/>
      <w:sz w:val="24"/>
    </w:rPr>
  </w:style>
  <w:style w:type="paragraph" w:styleId="Ttulo3">
    <w:name w:val="heading 3"/>
    <w:basedOn w:val="Normal"/>
    <w:next w:val="Normal"/>
    <w:link w:val="Ttulo3Car"/>
    <w:qFormat/>
    <w:rsid w:val="00321EAB"/>
    <w:pPr>
      <w:keepNext/>
      <w:numPr>
        <w:ilvl w:val="2"/>
        <w:numId w:val="1"/>
      </w:numPr>
      <w:spacing w:before="60"/>
      <w:outlineLvl w:val="2"/>
    </w:pPr>
    <w:rPr>
      <w:i/>
      <w:sz w:val="24"/>
      <w:u w:val="single"/>
    </w:rPr>
  </w:style>
  <w:style w:type="paragraph" w:styleId="Ttulo4">
    <w:name w:val="heading 4"/>
    <w:basedOn w:val="Normal"/>
    <w:next w:val="Normal"/>
    <w:link w:val="Ttulo4Car"/>
    <w:qFormat/>
    <w:rsid w:val="00321EAB"/>
    <w:pPr>
      <w:keepNext/>
      <w:numPr>
        <w:ilvl w:val="3"/>
        <w:numId w:val="1"/>
      </w:numPr>
      <w:spacing w:before="60"/>
      <w:outlineLvl w:val="3"/>
    </w:pPr>
    <w:rPr>
      <w:i/>
      <w:sz w:val="24"/>
    </w:rPr>
  </w:style>
  <w:style w:type="paragraph" w:styleId="Ttulo5">
    <w:name w:val="heading 5"/>
    <w:basedOn w:val="Normal"/>
    <w:next w:val="Normal"/>
    <w:link w:val="Ttulo5Car"/>
    <w:qFormat/>
    <w:rsid w:val="00321EAB"/>
    <w:pPr>
      <w:numPr>
        <w:ilvl w:val="4"/>
        <w:numId w:val="1"/>
      </w:numPr>
      <w:spacing w:before="40"/>
      <w:outlineLvl w:val="4"/>
    </w:pPr>
  </w:style>
  <w:style w:type="paragraph" w:styleId="Ttulo6">
    <w:name w:val="heading 6"/>
    <w:basedOn w:val="Normal"/>
    <w:next w:val="Normal"/>
    <w:link w:val="Ttulo6Car"/>
    <w:qFormat/>
    <w:rsid w:val="00321EAB"/>
    <w:pPr>
      <w:numPr>
        <w:ilvl w:val="5"/>
        <w:numId w:val="1"/>
      </w:numPr>
      <w:spacing w:before="40"/>
      <w:outlineLvl w:val="5"/>
    </w:pPr>
  </w:style>
  <w:style w:type="paragraph" w:styleId="Ttulo7">
    <w:name w:val="heading 7"/>
    <w:basedOn w:val="Normal"/>
    <w:next w:val="Normal"/>
    <w:link w:val="Ttulo7Car"/>
    <w:qFormat/>
    <w:rsid w:val="00321EAB"/>
    <w:pPr>
      <w:numPr>
        <w:ilvl w:val="6"/>
        <w:numId w:val="1"/>
      </w:numPr>
      <w:spacing w:before="40"/>
      <w:outlineLvl w:val="6"/>
    </w:pPr>
  </w:style>
  <w:style w:type="paragraph" w:styleId="Ttulo8">
    <w:name w:val="heading 8"/>
    <w:basedOn w:val="Normal"/>
    <w:next w:val="Normal"/>
    <w:link w:val="Ttulo8Car"/>
    <w:qFormat/>
    <w:rsid w:val="00321EAB"/>
    <w:pPr>
      <w:numPr>
        <w:ilvl w:val="7"/>
        <w:numId w:val="1"/>
      </w:numPr>
      <w:spacing w:before="40"/>
      <w:outlineLvl w:val="7"/>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SubTitle1"/>
    <w:link w:val="TtuloCar"/>
    <w:qFormat/>
    <w:rsid w:val="00377D47"/>
    <w:pPr>
      <w:spacing w:after="480"/>
      <w:jc w:val="center"/>
    </w:pPr>
    <w:rPr>
      <w:b/>
      <w:kern w:val="28"/>
      <w:sz w:val="48"/>
    </w:rPr>
  </w:style>
  <w:style w:type="character" w:customStyle="1" w:styleId="TtuloCar">
    <w:name w:val="Título Car"/>
    <w:basedOn w:val="Fuentedeprrafopredeter"/>
    <w:link w:val="Ttulo"/>
    <w:rsid w:val="00377D47"/>
    <w:rPr>
      <w:rFonts w:ascii="Calibri" w:eastAsia="Times New Roman" w:hAnsi="Calibri" w:cs="Times New Roman"/>
      <w:b/>
      <w:kern w:val="28"/>
      <w:sz w:val="48"/>
      <w:szCs w:val="20"/>
      <w:lang w:val="en-GB"/>
    </w:rPr>
  </w:style>
  <w:style w:type="paragraph" w:customStyle="1" w:styleId="SubTitle1">
    <w:name w:val="SubTitle 1"/>
    <w:basedOn w:val="Normal"/>
    <w:next w:val="Normal"/>
    <w:rsid w:val="00377D47"/>
    <w:pPr>
      <w:jc w:val="center"/>
    </w:pPr>
    <w:rPr>
      <w:b/>
      <w:sz w:val="40"/>
    </w:rPr>
  </w:style>
  <w:style w:type="character" w:customStyle="1" w:styleId="Ttulo1Car">
    <w:name w:val="Título 1 Car"/>
    <w:aliases w:val="chapitre Car,Titre 11 Car,t1.T1.Titre 1 Car,t1 Car,TITRE 1 SL Car"/>
    <w:basedOn w:val="Fuentedeprrafopredeter"/>
    <w:link w:val="Ttulo1"/>
    <w:uiPriority w:val="9"/>
    <w:rsid w:val="00321EAB"/>
    <w:rPr>
      <w:rFonts w:ascii="Calibri" w:eastAsia="Times New Roman" w:hAnsi="Calibri" w:cs="Times New Roman"/>
      <w:b/>
      <w:smallCaps/>
      <w:sz w:val="28"/>
      <w:szCs w:val="20"/>
      <w:lang w:val="en-GB"/>
    </w:rPr>
  </w:style>
  <w:style w:type="character" w:customStyle="1" w:styleId="Ttulo2Car">
    <w:name w:val="Título 2 Car"/>
    <w:aliases w:val="Niveau 2 Car,H2 Car,paragraphe Car,t2 Car,h2 Car"/>
    <w:basedOn w:val="Fuentedeprrafopredeter"/>
    <w:link w:val="Ttulo2"/>
    <w:rsid w:val="00321EAB"/>
    <w:rPr>
      <w:rFonts w:eastAsia="Times New Roman" w:cs="Times New Roman"/>
      <w:b/>
      <w:sz w:val="24"/>
      <w:szCs w:val="20"/>
      <w:lang w:val="en-GB"/>
    </w:rPr>
  </w:style>
  <w:style w:type="character" w:customStyle="1" w:styleId="Ttulo3Car">
    <w:name w:val="Título 3 Car"/>
    <w:basedOn w:val="Fuentedeprrafopredeter"/>
    <w:link w:val="Ttulo3"/>
    <w:rsid w:val="00321EAB"/>
    <w:rPr>
      <w:rFonts w:ascii="Calibri" w:eastAsia="Times New Roman" w:hAnsi="Calibri" w:cs="Times New Roman"/>
      <w:i/>
      <w:sz w:val="24"/>
      <w:szCs w:val="20"/>
      <w:u w:val="single"/>
      <w:lang w:val="en-GB"/>
    </w:rPr>
  </w:style>
  <w:style w:type="character" w:customStyle="1" w:styleId="Ttulo4Car">
    <w:name w:val="Título 4 Car"/>
    <w:basedOn w:val="Fuentedeprrafopredeter"/>
    <w:link w:val="Ttulo4"/>
    <w:rsid w:val="00321EAB"/>
    <w:rPr>
      <w:rFonts w:ascii="Calibri" w:eastAsia="Times New Roman" w:hAnsi="Calibri" w:cs="Times New Roman"/>
      <w:i/>
      <w:sz w:val="24"/>
      <w:szCs w:val="20"/>
      <w:lang w:val="en-GB"/>
    </w:rPr>
  </w:style>
  <w:style w:type="character" w:customStyle="1" w:styleId="Ttulo5Car">
    <w:name w:val="Título 5 Car"/>
    <w:basedOn w:val="Fuentedeprrafopredeter"/>
    <w:link w:val="Ttulo5"/>
    <w:rsid w:val="00321EAB"/>
    <w:rPr>
      <w:rFonts w:ascii="Calibri" w:eastAsia="Times New Roman" w:hAnsi="Calibri" w:cs="Times New Roman"/>
      <w:szCs w:val="20"/>
      <w:lang w:val="en-GB"/>
    </w:rPr>
  </w:style>
  <w:style w:type="character" w:customStyle="1" w:styleId="Ttulo6Car">
    <w:name w:val="Título 6 Car"/>
    <w:basedOn w:val="Fuentedeprrafopredeter"/>
    <w:link w:val="Ttulo6"/>
    <w:rsid w:val="00321EAB"/>
    <w:rPr>
      <w:rFonts w:ascii="Calibri" w:eastAsia="Times New Roman" w:hAnsi="Calibri" w:cs="Times New Roman"/>
      <w:szCs w:val="20"/>
      <w:lang w:val="en-GB"/>
    </w:rPr>
  </w:style>
  <w:style w:type="character" w:customStyle="1" w:styleId="Ttulo7Car">
    <w:name w:val="Título 7 Car"/>
    <w:basedOn w:val="Fuentedeprrafopredeter"/>
    <w:link w:val="Ttulo7"/>
    <w:rsid w:val="00321EAB"/>
    <w:rPr>
      <w:rFonts w:ascii="Calibri" w:eastAsia="Times New Roman" w:hAnsi="Calibri" w:cs="Times New Roman"/>
      <w:szCs w:val="20"/>
      <w:lang w:val="en-GB"/>
    </w:rPr>
  </w:style>
  <w:style w:type="character" w:customStyle="1" w:styleId="Ttulo8Car">
    <w:name w:val="Título 8 Car"/>
    <w:basedOn w:val="Fuentedeprrafopredeter"/>
    <w:link w:val="Ttulo8"/>
    <w:rsid w:val="00321EAB"/>
    <w:rPr>
      <w:rFonts w:ascii="Calibri" w:eastAsia="Times New Roman" w:hAnsi="Calibri" w:cs="Times New Roman"/>
      <w:szCs w:val="20"/>
      <w:lang w:val="en-GB"/>
    </w:rPr>
  </w:style>
  <w:style w:type="paragraph" w:styleId="Listaconvietas5">
    <w:name w:val="List Bullet 5"/>
    <w:basedOn w:val="Normal"/>
    <w:rsid w:val="00321EAB"/>
    <w:pPr>
      <w:numPr>
        <w:numId w:val="2"/>
      </w:numPr>
      <w:tabs>
        <w:tab w:val="clear" w:pos="1492"/>
        <w:tab w:val="left" w:pos="1701"/>
      </w:tabs>
      <w:ind w:left="1702" w:hanging="284"/>
    </w:pPr>
  </w:style>
  <w:style w:type="paragraph" w:customStyle="1" w:styleId="Text2">
    <w:name w:val="Text 2"/>
    <w:basedOn w:val="Normal"/>
    <w:rsid w:val="00F15697"/>
  </w:style>
  <w:style w:type="paragraph" w:styleId="Prrafodelista">
    <w:name w:val="List Paragraph"/>
    <w:basedOn w:val="Normal"/>
    <w:uiPriority w:val="34"/>
    <w:qFormat/>
    <w:rsid w:val="00F15697"/>
    <w:pPr>
      <w:ind w:left="720"/>
      <w:contextualSpacing/>
    </w:pPr>
  </w:style>
  <w:style w:type="paragraph" w:styleId="TtuloTDC">
    <w:name w:val="TOC Heading"/>
    <w:basedOn w:val="Ttulo1"/>
    <w:next w:val="Normal"/>
    <w:uiPriority w:val="39"/>
    <w:unhideWhenUsed/>
    <w:qFormat/>
    <w:rsid w:val="001C0D53"/>
    <w:pPr>
      <w:keepLines/>
      <w:numPr>
        <w:numId w:val="0"/>
      </w:numPr>
      <w:spacing w:after="0" w:line="259" w:lineRule="auto"/>
      <w:jc w:val="left"/>
      <w:outlineLvl w:val="9"/>
    </w:pPr>
    <w:rPr>
      <w:rFonts w:asciiTheme="majorHAnsi" w:eastAsiaTheme="majorEastAsia" w:hAnsiTheme="majorHAnsi" w:cstheme="majorBidi"/>
      <w:b w:val="0"/>
      <w:smallCaps w:val="0"/>
      <w:color w:val="2E74B5" w:themeColor="accent1" w:themeShade="BF"/>
      <w:sz w:val="32"/>
      <w:szCs w:val="32"/>
      <w:lang w:val="en-US"/>
    </w:rPr>
  </w:style>
  <w:style w:type="paragraph" w:styleId="TDC1">
    <w:name w:val="toc 1"/>
    <w:basedOn w:val="Normal"/>
    <w:next w:val="Normal"/>
    <w:autoRedefine/>
    <w:uiPriority w:val="39"/>
    <w:unhideWhenUsed/>
    <w:rsid w:val="001C0D53"/>
    <w:pPr>
      <w:spacing w:after="100"/>
    </w:pPr>
  </w:style>
  <w:style w:type="paragraph" w:styleId="TDC2">
    <w:name w:val="toc 2"/>
    <w:basedOn w:val="Normal"/>
    <w:next w:val="Normal"/>
    <w:autoRedefine/>
    <w:uiPriority w:val="39"/>
    <w:unhideWhenUsed/>
    <w:rsid w:val="001C0D53"/>
    <w:pPr>
      <w:spacing w:after="100"/>
      <w:ind w:left="220"/>
    </w:pPr>
  </w:style>
  <w:style w:type="character" w:styleId="Hipervnculo">
    <w:name w:val="Hyperlink"/>
    <w:basedOn w:val="Fuentedeprrafopredeter"/>
    <w:uiPriority w:val="99"/>
    <w:unhideWhenUsed/>
    <w:rsid w:val="001C0D53"/>
    <w:rPr>
      <w:color w:val="0563C1" w:themeColor="hyperlink"/>
      <w:u w:val="single"/>
    </w:rPr>
  </w:style>
  <w:style w:type="paragraph" w:styleId="Tabladeilustraciones">
    <w:name w:val="table of figures"/>
    <w:basedOn w:val="Normal"/>
    <w:next w:val="Normal"/>
    <w:uiPriority w:val="99"/>
    <w:rsid w:val="001C0D53"/>
    <w:pPr>
      <w:ind w:left="480" w:hanging="480"/>
    </w:pPr>
    <w:rPr>
      <w:sz w:val="20"/>
    </w:rPr>
  </w:style>
  <w:style w:type="paragraph" w:styleId="Descripcin">
    <w:name w:val="caption"/>
    <w:basedOn w:val="Normal"/>
    <w:next w:val="Normal"/>
    <w:uiPriority w:val="35"/>
    <w:unhideWhenUsed/>
    <w:qFormat/>
    <w:rsid w:val="009827AF"/>
    <w:pPr>
      <w:spacing w:before="0" w:after="200" w:line="240" w:lineRule="auto"/>
    </w:pPr>
    <w:rPr>
      <w:i/>
      <w:iCs/>
      <w:color w:val="44546A" w:themeColor="text2"/>
      <w:sz w:val="18"/>
      <w:szCs w:val="18"/>
    </w:rPr>
  </w:style>
  <w:style w:type="paragraph" w:styleId="TDC3">
    <w:name w:val="toc 3"/>
    <w:basedOn w:val="Normal"/>
    <w:next w:val="Normal"/>
    <w:autoRedefine/>
    <w:uiPriority w:val="39"/>
    <w:unhideWhenUsed/>
    <w:rsid w:val="00C51E56"/>
    <w:pPr>
      <w:spacing w:after="100"/>
      <w:ind w:left="440"/>
    </w:pPr>
  </w:style>
  <w:style w:type="paragraph" w:styleId="Textodeglobo">
    <w:name w:val="Balloon Text"/>
    <w:basedOn w:val="Normal"/>
    <w:link w:val="TextodegloboCar"/>
    <w:uiPriority w:val="99"/>
    <w:semiHidden/>
    <w:unhideWhenUsed/>
    <w:rsid w:val="00AB7E91"/>
    <w:pPr>
      <w:spacing w:before="0" w:after="0" w:line="240" w:lineRule="auto"/>
    </w:pPr>
    <w:rPr>
      <w:rFonts w:ascii="Times New Roman" w:hAnsi="Times New Roman"/>
      <w:sz w:val="18"/>
      <w:szCs w:val="18"/>
    </w:rPr>
  </w:style>
  <w:style w:type="character" w:customStyle="1" w:styleId="TextodegloboCar">
    <w:name w:val="Texto de globo Car"/>
    <w:basedOn w:val="Fuentedeprrafopredeter"/>
    <w:link w:val="Textodeglobo"/>
    <w:uiPriority w:val="99"/>
    <w:semiHidden/>
    <w:rsid w:val="00AB7E91"/>
    <w:rPr>
      <w:rFonts w:ascii="Times New Roman" w:eastAsia="Times New Roman" w:hAnsi="Times New Roman" w:cs="Times New Roman"/>
      <w:sz w:val="18"/>
      <w:szCs w:val="18"/>
      <w:lang w:val="en-GB"/>
    </w:rPr>
  </w:style>
  <w:style w:type="character" w:styleId="Refdecomentario">
    <w:name w:val="annotation reference"/>
    <w:basedOn w:val="Fuentedeprrafopredeter"/>
    <w:uiPriority w:val="99"/>
    <w:semiHidden/>
    <w:unhideWhenUsed/>
    <w:rsid w:val="00AB7E91"/>
    <w:rPr>
      <w:sz w:val="16"/>
      <w:szCs w:val="16"/>
    </w:rPr>
  </w:style>
  <w:style w:type="paragraph" w:styleId="Textocomentario">
    <w:name w:val="annotation text"/>
    <w:basedOn w:val="Normal"/>
    <w:link w:val="TextocomentarioCar"/>
    <w:uiPriority w:val="99"/>
    <w:semiHidden/>
    <w:unhideWhenUsed/>
    <w:rsid w:val="00AB7E91"/>
    <w:pPr>
      <w:spacing w:line="240" w:lineRule="auto"/>
    </w:pPr>
    <w:rPr>
      <w:sz w:val="20"/>
    </w:rPr>
  </w:style>
  <w:style w:type="character" w:customStyle="1" w:styleId="TextocomentarioCar">
    <w:name w:val="Texto comentario Car"/>
    <w:basedOn w:val="Fuentedeprrafopredeter"/>
    <w:link w:val="Textocomentario"/>
    <w:uiPriority w:val="99"/>
    <w:semiHidden/>
    <w:rsid w:val="00AB7E91"/>
    <w:rPr>
      <w:rFonts w:ascii="Calibri" w:eastAsia="Times New Roman" w:hAnsi="Calibri" w:cs="Times New Roman"/>
      <w:sz w:val="20"/>
      <w:szCs w:val="20"/>
      <w:lang w:val="en-GB"/>
    </w:rPr>
  </w:style>
  <w:style w:type="paragraph" w:styleId="Asuntodelcomentario">
    <w:name w:val="annotation subject"/>
    <w:basedOn w:val="Textocomentario"/>
    <w:next w:val="Textocomentario"/>
    <w:link w:val="AsuntodelcomentarioCar"/>
    <w:uiPriority w:val="99"/>
    <w:semiHidden/>
    <w:unhideWhenUsed/>
    <w:rsid w:val="00AB7E91"/>
    <w:rPr>
      <w:b/>
      <w:bCs/>
    </w:rPr>
  </w:style>
  <w:style w:type="character" w:customStyle="1" w:styleId="AsuntodelcomentarioCar">
    <w:name w:val="Asunto del comentario Car"/>
    <w:basedOn w:val="TextocomentarioCar"/>
    <w:link w:val="Asuntodelcomentario"/>
    <w:uiPriority w:val="99"/>
    <w:semiHidden/>
    <w:rsid w:val="00AB7E91"/>
    <w:rPr>
      <w:rFonts w:ascii="Calibri" w:eastAsia="Times New Roman" w:hAnsi="Calibri" w:cs="Times New Roman"/>
      <w:b/>
      <w:bCs/>
      <w:sz w:val="20"/>
      <w:szCs w:val="20"/>
      <w:lang w:val="en-GB"/>
    </w:rPr>
  </w:style>
  <w:style w:type="paragraph" w:styleId="Textonotapie">
    <w:name w:val="footnote text"/>
    <w:basedOn w:val="Normal"/>
    <w:link w:val="TextonotapieCar"/>
    <w:uiPriority w:val="99"/>
    <w:unhideWhenUsed/>
    <w:rsid w:val="00AB7E91"/>
    <w:pPr>
      <w:spacing w:before="0" w:after="0" w:line="240" w:lineRule="auto"/>
    </w:pPr>
    <w:rPr>
      <w:sz w:val="20"/>
    </w:rPr>
  </w:style>
  <w:style w:type="character" w:customStyle="1" w:styleId="TextonotapieCar">
    <w:name w:val="Texto nota pie Car"/>
    <w:basedOn w:val="Fuentedeprrafopredeter"/>
    <w:link w:val="Textonotapie"/>
    <w:uiPriority w:val="99"/>
    <w:rsid w:val="00AB7E91"/>
    <w:rPr>
      <w:rFonts w:ascii="Calibri" w:eastAsia="Times New Roman" w:hAnsi="Calibri" w:cs="Times New Roman"/>
      <w:sz w:val="20"/>
      <w:szCs w:val="20"/>
      <w:lang w:val="en-GB"/>
    </w:rPr>
  </w:style>
  <w:style w:type="character" w:styleId="Refdenotaalpie">
    <w:name w:val="footnote reference"/>
    <w:basedOn w:val="Fuentedeprrafopredeter"/>
    <w:uiPriority w:val="99"/>
    <w:semiHidden/>
    <w:unhideWhenUsed/>
    <w:rsid w:val="00AB7E91"/>
    <w:rPr>
      <w:vertAlign w:val="superscript"/>
    </w:rPr>
  </w:style>
  <w:style w:type="character" w:styleId="Mencinsinresolver">
    <w:name w:val="Unresolved Mention"/>
    <w:basedOn w:val="Fuentedeprrafopredeter"/>
    <w:uiPriority w:val="99"/>
    <w:semiHidden/>
    <w:unhideWhenUsed/>
    <w:rsid w:val="00AB7E91"/>
    <w:rPr>
      <w:color w:val="605E5C"/>
      <w:shd w:val="clear" w:color="auto" w:fill="E1DFDD"/>
    </w:rPr>
  </w:style>
  <w:style w:type="character" w:styleId="Hipervnculovisitado">
    <w:name w:val="FollowedHyperlink"/>
    <w:basedOn w:val="Fuentedeprrafopredeter"/>
    <w:uiPriority w:val="99"/>
    <w:semiHidden/>
    <w:unhideWhenUsed/>
    <w:rsid w:val="003D4346"/>
    <w:rPr>
      <w:color w:val="954F72" w:themeColor="followedHyperlink"/>
      <w:u w:val="single"/>
    </w:rPr>
  </w:style>
  <w:style w:type="table" w:styleId="Tablaconcuadrcula">
    <w:name w:val="Table Grid"/>
    <w:basedOn w:val="Tablanormal"/>
    <w:uiPriority w:val="39"/>
    <w:rsid w:val="00183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7222315">
      <w:bodyDiv w:val="1"/>
      <w:marLeft w:val="0"/>
      <w:marRight w:val="0"/>
      <w:marTop w:val="0"/>
      <w:marBottom w:val="0"/>
      <w:divBdr>
        <w:top w:val="none" w:sz="0" w:space="0" w:color="auto"/>
        <w:left w:val="none" w:sz="0" w:space="0" w:color="auto"/>
        <w:bottom w:val="none" w:sz="0" w:space="0" w:color="auto"/>
        <w:right w:val="none" w:sz="0" w:space="0" w:color="auto"/>
      </w:divBdr>
    </w:div>
    <w:div w:id="479271910">
      <w:bodyDiv w:val="1"/>
      <w:marLeft w:val="0"/>
      <w:marRight w:val="0"/>
      <w:marTop w:val="0"/>
      <w:marBottom w:val="0"/>
      <w:divBdr>
        <w:top w:val="none" w:sz="0" w:space="0" w:color="auto"/>
        <w:left w:val="none" w:sz="0" w:space="0" w:color="auto"/>
        <w:bottom w:val="none" w:sz="0" w:space="0" w:color="auto"/>
        <w:right w:val="none" w:sz="0" w:space="0" w:color="auto"/>
      </w:divBdr>
    </w:div>
    <w:div w:id="956255638">
      <w:bodyDiv w:val="1"/>
      <w:marLeft w:val="0"/>
      <w:marRight w:val="0"/>
      <w:marTop w:val="0"/>
      <w:marBottom w:val="0"/>
      <w:divBdr>
        <w:top w:val="none" w:sz="0" w:space="0" w:color="auto"/>
        <w:left w:val="none" w:sz="0" w:space="0" w:color="auto"/>
        <w:bottom w:val="none" w:sz="0" w:space="0" w:color="auto"/>
        <w:right w:val="none" w:sz="0" w:space="0" w:color="auto"/>
      </w:divBdr>
    </w:div>
    <w:div w:id="1372533186">
      <w:bodyDiv w:val="1"/>
      <w:marLeft w:val="0"/>
      <w:marRight w:val="0"/>
      <w:marTop w:val="0"/>
      <w:marBottom w:val="0"/>
      <w:divBdr>
        <w:top w:val="none" w:sz="0" w:space="0" w:color="auto"/>
        <w:left w:val="none" w:sz="0" w:space="0" w:color="auto"/>
        <w:bottom w:val="none" w:sz="0" w:space="0" w:color="auto"/>
        <w:right w:val="none" w:sz="0" w:space="0" w:color="auto"/>
      </w:divBdr>
    </w:div>
    <w:div w:id="1514295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github.com/isa-camss/CAV/tree/master/pilot/uml"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7.emf"/><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oleObject" Target="embeddings/oleObject1.bin"/><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8.emf"/><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package" Target="embeddings/Hoja_de_c_lculo_habilitada_para_macros_de_Microsoft_Excel.xlsm"/><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3BCB5C12746E54CA9BC03E8B376BF68" ma:contentTypeVersion="12" ma:contentTypeDescription="Create a new document." ma:contentTypeScope="" ma:versionID="1cbca0971fe7b1602a32076fcabb2690">
  <xsd:schema xmlns:xsd="http://www.w3.org/2001/XMLSchema" xmlns:xs="http://www.w3.org/2001/XMLSchema" xmlns:p="http://schemas.microsoft.com/office/2006/metadata/properties" xmlns:ns2="8253af2a-fd0f-40a4-8001-231cdeab6c87" xmlns:ns3="6b2d526b-f179-4f8c-9fce-7a2c6e455f6f" targetNamespace="http://schemas.microsoft.com/office/2006/metadata/properties" ma:root="true" ma:fieldsID="ad4ecd66fef927af1da709156f865e9c" ns2:_="" ns3:_="">
    <xsd:import namespace="8253af2a-fd0f-40a4-8001-231cdeab6c87"/>
    <xsd:import namespace="6b2d526b-f179-4f8c-9fce-7a2c6e455f6f"/>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2:MediaServiceAutoTags" minOccurs="0"/>
                <xsd:element ref="ns2:MediaServiceLocation"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53af2a-fd0f-40a4-8001-231cdeab6c87"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2" nillable="true" ma:displayName="MediaServiceAutoTags" ma:description="" ma:internalName="MediaServiceAutoTags" ma:readOnly="true">
      <xsd:simpleType>
        <xsd:restriction base="dms:Text"/>
      </xsd:simpleType>
    </xsd:element>
    <xsd:element name="MediaServiceLocation" ma:index="13" nillable="true" ma:displayName="MediaServiceLocation" ma:descrip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b2d526b-f179-4f8c-9fce-7a2c6e455f6f"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6D1A237-6D49-4AF6-8739-DD02587CE1B6}">
  <ds:schemaRefs>
    <ds:schemaRef ds:uri="http://schemas.microsoft.com/sharepoint/v3/contenttype/forms"/>
  </ds:schemaRefs>
</ds:datastoreItem>
</file>

<file path=customXml/itemProps2.xml><?xml version="1.0" encoding="utf-8"?>
<ds:datastoreItem xmlns:ds="http://schemas.openxmlformats.org/officeDocument/2006/customXml" ds:itemID="{5EB9E23E-ACC8-4029-BD0C-02D6FB964201}">
  <ds:schemaRefs>
    <ds:schemaRef ds:uri="http://schemas.openxmlformats.org/officeDocument/2006/bibliography"/>
  </ds:schemaRefs>
</ds:datastoreItem>
</file>

<file path=customXml/itemProps3.xml><?xml version="1.0" encoding="utf-8"?>
<ds:datastoreItem xmlns:ds="http://schemas.openxmlformats.org/officeDocument/2006/customXml" ds:itemID="{FF5C1A30-E0CB-48CB-B969-C924B42794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53af2a-fd0f-40a4-8001-231cdeab6c87"/>
    <ds:schemaRef ds:uri="6b2d526b-f179-4f8c-9fce-7a2c6e455f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3CAF917-6FFF-47A0-9675-C4C73048FEA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2237</Words>
  <Characters>12307</Characters>
  <Application>Microsoft Office Word</Application>
  <DocSecurity>0</DocSecurity>
  <Lines>102</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Everis</Company>
  <LinksUpToDate>false</LinksUpToDate>
  <CharactersWithSpaces>14515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Everis</dc:creator>
  <cp:keywords/>
  <dc:description/>
  <cp:lastModifiedBy>Enric Staromiejski Torregrosa</cp:lastModifiedBy>
  <cp:revision>2</cp:revision>
  <dcterms:created xsi:type="dcterms:W3CDTF">2020-12-15T06:59:00Z</dcterms:created>
  <dcterms:modified xsi:type="dcterms:W3CDTF">2020-12-15T06:59:00Z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0x01010013BCB5C12746E54CA9BC03E8B376BF68</vt:lpwstr>
  </property>
</Properties>
</file>